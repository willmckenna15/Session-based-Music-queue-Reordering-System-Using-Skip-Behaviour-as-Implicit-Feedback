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C9BD9A" w14:textId="77777777" w:rsidR="005523D5" w:rsidRDefault="005523D5" w:rsidP="005523D5">
      <w:pPr>
        <w:spacing w:line="259" w:lineRule="auto"/>
        <w:ind w:left="148"/>
        <w:jc w:val="center"/>
      </w:pPr>
    </w:p>
    <w:p w14:paraId="7F7B81A7" w14:textId="77777777" w:rsidR="005523D5" w:rsidRDefault="005523D5" w:rsidP="005523D5">
      <w:pPr>
        <w:spacing w:line="259" w:lineRule="auto"/>
        <w:ind w:left="148"/>
        <w:jc w:val="center"/>
      </w:pPr>
      <w:r>
        <w:rPr>
          <w:sz w:val="56"/>
        </w:rPr>
        <w:t xml:space="preserve"> </w:t>
      </w:r>
    </w:p>
    <w:p w14:paraId="4029D329" w14:textId="675D8F36" w:rsidR="005523D5" w:rsidRPr="005523D5" w:rsidRDefault="005523D5" w:rsidP="005523D5">
      <w:pPr>
        <w:pStyle w:val="Title"/>
        <w:jc w:val="center"/>
        <w:rPr>
          <w:rFonts w:ascii="Times New Roman" w:hAnsi="Times New Roman" w:cs="Times New Roman"/>
        </w:rPr>
      </w:pPr>
      <w:r w:rsidRPr="005523D5">
        <w:rPr>
          <w:rFonts w:ascii="Times New Roman" w:hAnsi="Times New Roman" w:cs="Times New Roman"/>
        </w:rPr>
        <w:t>Session-based Music queue Reordering</w:t>
      </w:r>
      <w:r w:rsidRPr="005523D5">
        <w:rPr>
          <w:rFonts w:ascii="Times New Roman" w:hAnsi="Times New Roman" w:cs="Times New Roman"/>
          <w:u w:color="000000"/>
        </w:rPr>
        <w:t xml:space="preserve"> </w:t>
      </w:r>
      <w:r w:rsidRPr="005523D5">
        <w:rPr>
          <w:rFonts w:ascii="Times New Roman" w:hAnsi="Times New Roman" w:cs="Times New Roman"/>
        </w:rPr>
        <w:t>System Using Skip Behaviour as Implicit</w:t>
      </w:r>
      <w:r w:rsidRPr="005523D5">
        <w:rPr>
          <w:rFonts w:ascii="Times New Roman" w:hAnsi="Times New Roman" w:cs="Times New Roman"/>
          <w:u w:color="000000"/>
        </w:rPr>
        <w:t xml:space="preserve"> </w:t>
      </w:r>
      <w:r w:rsidRPr="005523D5">
        <w:rPr>
          <w:rFonts w:ascii="Times New Roman" w:hAnsi="Times New Roman" w:cs="Times New Roman"/>
        </w:rPr>
        <w:t>Feedback ~ Report</w:t>
      </w:r>
    </w:p>
    <w:p w14:paraId="1F96B087" w14:textId="77777777" w:rsidR="005523D5" w:rsidRDefault="005523D5" w:rsidP="005523D5">
      <w:pPr>
        <w:spacing w:after="328" w:line="259" w:lineRule="auto"/>
        <w:ind w:left="68"/>
        <w:jc w:val="center"/>
      </w:pPr>
      <w:r>
        <w:t xml:space="preserve"> </w:t>
      </w:r>
    </w:p>
    <w:p w14:paraId="3A19EE9D" w14:textId="77777777" w:rsidR="005523D5" w:rsidRDefault="005523D5" w:rsidP="005523D5">
      <w:pPr>
        <w:spacing w:after="195" w:line="259" w:lineRule="auto"/>
        <w:ind w:left="17"/>
        <w:jc w:val="center"/>
        <w:rPr>
          <w:sz w:val="40"/>
        </w:rPr>
      </w:pPr>
    </w:p>
    <w:p w14:paraId="126222CD" w14:textId="77777777" w:rsidR="005523D5" w:rsidRDefault="005523D5" w:rsidP="005523D5">
      <w:pPr>
        <w:spacing w:after="195" w:line="259" w:lineRule="auto"/>
        <w:ind w:left="17"/>
        <w:jc w:val="center"/>
        <w:rPr>
          <w:sz w:val="40"/>
        </w:rPr>
      </w:pPr>
    </w:p>
    <w:p w14:paraId="3B23F351" w14:textId="77777777" w:rsidR="005523D5" w:rsidRDefault="005523D5" w:rsidP="005523D5">
      <w:pPr>
        <w:spacing w:after="195" w:line="259" w:lineRule="auto"/>
        <w:ind w:left="17"/>
        <w:jc w:val="center"/>
        <w:rPr>
          <w:sz w:val="40"/>
        </w:rPr>
      </w:pPr>
    </w:p>
    <w:p w14:paraId="72FEDC58" w14:textId="1C09B2FA" w:rsidR="005523D5" w:rsidRDefault="005523D5" w:rsidP="005523D5">
      <w:pPr>
        <w:spacing w:after="195" w:line="259" w:lineRule="auto"/>
        <w:ind w:left="17"/>
        <w:jc w:val="center"/>
      </w:pPr>
      <w:r>
        <w:rPr>
          <w:sz w:val="40"/>
        </w:rPr>
        <w:t xml:space="preserve">Data Science MSc </w:t>
      </w:r>
    </w:p>
    <w:p w14:paraId="365809BD" w14:textId="77777777" w:rsidR="005523D5" w:rsidRDefault="005523D5" w:rsidP="005523D5">
      <w:pPr>
        <w:spacing w:after="195" w:line="259" w:lineRule="auto"/>
        <w:ind w:left="17"/>
        <w:jc w:val="center"/>
      </w:pPr>
      <w:r>
        <w:rPr>
          <w:sz w:val="40"/>
        </w:rPr>
        <w:t xml:space="preserve">William McKenna </w:t>
      </w:r>
    </w:p>
    <w:p w14:paraId="6A7A758B" w14:textId="12886BC7" w:rsidR="005523D5" w:rsidRDefault="005523D5" w:rsidP="005523D5">
      <w:pPr>
        <w:spacing w:after="101" w:line="268" w:lineRule="auto"/>
        <w:ind w:left="1957" w:hanging="1454"/>
        <w:rPr>
          <w:sz w:val="40"/>
        </w:rPr>
      </w:pPr>
      <w:r>
        <w:rPr>
          <w:sz w:val="40"/>
        </w:rPr>
        <w:t xml:space="preserve">School of Computing and Mathematical Sciences, Birkbeck, University of London </w:t>
      </w:r>
    </w:p>
    <w:p w14:paraId="6B6E00F1" w14:textId="77777777" w:rsidR="00E572C1" w:rsidRDefault="00E572C1" w:rsidP="00E572C1">
      <w:pPr>
        <w:spacing w:after="160" w:line="278" w:lineRule="auto"/>
        <w:rPr>
          <w:sz w:val="40"/>
        </w:rPr>
      </w:pPr>
    </w:p>
    <w:p w14:paraId="6D3902C3" w14:textId="77777777" w:rsidR="00E572C1" w:rsidRDefault="00E572C1" w:rsidP="00E572C1">
      <w:pPr>
        <w:spacing w:after="160" w:line="278" w:lineRule="auto"/>
        <w:rPr>
          <w:sz w:val="40"/>
        </w:rPr>
      </w:pPr>
    </w:p>
    <w:p w14:paraId="32D99D1D" w14:textId="77777777" w:rsidR="00E572C1" w:rsidRDefault="00E572C1" w:rsidP="00E572C1">
      <w:pPr>
        <w:spacing w:after="160" w:line="278" w:lineRule="auto"/>
        <w:rPr>
          <w:sz w:val="40"/>
        </w:rPr>
      </w:pPr>
    </w:p>
    <w:p w14:paraId="723F9C4E" w14:textId="77777777" w:rsidR="00E572C1" w:rsidRDefault="00E572C1" w:rsidP="00E572C1">
      <w:pPr>
        <w:spacing w:after="160" w:line="278" w:lineRule="auto"/>
        <w:rPr>
          <w:sz w:val="40"/>
        </w:rPr>
      </w:pPr>
    </w:p>
    <w:p w14:paraId="65429094" w14:textId="77777777" w:rsidR="00E572C1" w:rsidRDefault="00E572C1" w:rsidP="00E572C1">
      <w:pPr>
        <w:spacing w:after="160" w:line="278" w:lineRule="auto"/>
        <w:rPr>
          <w:sz w:val="40"/>
        </w:rPr>
      </w:pPr>
    </w:p>
    <w:p w14:paraId="440112DD" w14:textId="77777777" w:rsidR="00E572C1" w:rsidRDefault="00E572C1" w:rsidP="00E572C1">
      <w:pPr>
        <w:spacing w:after="160" w:line="278" w:lineRule="auto"/>
        <w:rPr>
          <w:sz w:val="40"/>
        </w:rPr>
      </w:pPr>
    </w:p>
    <w:p w14:paraId="7E3816AA" w14:textId="77777777" w:rsidR="00E572C1" w:rsidRDefault="00E572C1" w:rsidP="00E572C1">
      <w:pPr>
        <w:spacing w:after="160" w:line="278" w:lineRule="auto"/>
        <w:rPr>
          <w:sz w:val="40"/>
        </w:rPr>
      </w:pPr>
    </w:p>
    <w:p w14:paraId="2652B3C0" w14:textId="77777777" w:rsidR="00E572C1" w:rsidRDefault="00E572C1" w:rsidP="00E572C1">
      <w:pPr>
        <w:spacing w:after="160" w:line="278" w:lineRule="auto"/>
        <w:rPr>
          <w:sz w:val="40"/>
        </w:rPr>
      </w:pPr>
    </w:p>
    <w:p w14:paraId="3B3AE2A2" w14:textId="77777777" w:rsidR="00E572C1" w:rsidRDefault="00E572C1" w:rsidP="00E572C1">
      <w:pPr>
        <w:spacing w:after="160" w:line="278" w:lineRule="auto"/>
        <w:rPr>
          <w:sz w:val="40"/>
        </w:rPr>
      </w:pPr>
    </w:p>
    <w:p w14:paraId="112D0143" w14:textId="7BF086B9" w:rsidR="00F03D79" w:rsidRDefault="00F03D79" w:rsidP="00F03D79">
      <w:pPr>
        <w:spacing w:after="160" w:line="278" w:lineRule="auto"/>
        <w:rPr>
          <w:b/>
          <w:bCs/>
          <w:color w:val="3A3A3A" w:themeColor="background2" w:themeShade="40"/>
          <w:sz w:val="40"/>
          <w:szCs w:val="40"/>
          <w:u w:val="single"/>
        </w:rPr>
      </w:pPr>
      <w:r w:rsidRPr="00F03D79">
        <w:rPr>
          <w:b/>
          <w:bCs/>
          <w:color w:val="3A3A3A" w:themeColor="background2" w:themeShade="40"/>
          <w:sz w:val="40"/>
          <w:szCs w:val="40"/>
          <w:u w:val="single"/>
        </w:rPr>
        <w:lastRenderedPageBreak/>
        <w:t>1.</w:t>
      </w:r>
      <w:r>
        <w:rPr>
          <w:b/>
          <w:bCs/>
          <w:color w:val="3A3A3A" w:themeColor="background2" w:themeShade="40"/>
          <w:sz w:val="40"/>
          <w:szCs w:val="40"/>
          <w:u w:val="single"/>
        </w:rPr>
        <w:t xml:space="preserve"> </w:t>
      </w:r>
      <w:r w:rsidRPr="00F03D79">
        <w:rPr>
          <w:b/>
          <w:bCs/>
          <w:color w:val="3A3A3A" w:themeColor="background2" w:themeShade="40"/>
          <w:sz w:val="40"/>
          <w:szCs w:val="40"/>
          <w:u w:val="single"/>
        </w:rPr>
        <w:t>Introduction</w:t>
      </w:r>
    </w:p>
    <w:p w14:paraId="3644CDC2" w14:textId="3B538581" w:rsidR="00EF1969" w:rsidRDefault="00EF1969" w:rsidP="00EF1969">
      <w:pPr>
        <w:pStyle w:val="Subtitle"/>
      </w:pPr>
      <w:r>
        <w:t>1.1 The Problem</w:t>
      </w:r>
    </w:p>
    <w:p w14:paraId="32EA2B29" w14:textId="77777777" w:rsidR="00EF1969" w:rsidRPr="00EF1969" w:rsidRDefault="00EF1969" w:rsidP="00EF1969">
      <w:pPr>
        <w:rPr>
          <w:color w:val="3A3A3A" w:themeColor="background2" w:themeShade="40"/>
        </w:rPr>
      </w:pPr>
    </w:p>
    <w:p w14:paraId="7750C256" w14:textId="7632B53D" w:rsidR="006957E9" w:rsidRPr="00EF1969" w:rsidRDefault="006957E9" w:rsidP="00F03D79">
      <w:pPr>
        <w:spacing w:after="160" w:line="278" w:lineRule="auto"/>
        <w:rPr>
          <w:color w:val="3A3A3A" w:themeColor="background2" w:themeShade="40"/>
          <w:sz w:val="22"/>
          <w:szCs w:val="22"/>
        </w:rPr>
      </w:pPr>
      <w:r w:rsidRPr="00EF1969">
        <w:rPr>
          <w:color w:val="3A3A3A" w:themeColor="background2" w:themeShade="40"/>
          <w:sz w:val="22"/>
          <w:szCs w:val="22"/>
        </w:rPr>
        <w:t>Consider the following scenario</w:t>
      </w:r>
      <w:r w:rsidR="0000136F" w:rsidRPr="00EF1969">
        <w:rPr>
          <w:color w:val="3A3A3A" w:themeColor="background2" w:themeShade="40"/>
          <w:sz w:val="22"/>
          <w:szCs w:val="22"/>
        </w:rPr>
        <w:t>;</w:t>
      </w:r>
      <w:r w:rsidRPr="00EF1969">
        <w:rPr>
          <w:color w:val="3A3A3A" w:themeColor="background2" w:themeShade="40"/>
          <w:sz w:val="22"/>
          <w:szCs w:val="22"/>
        </w:rPr>
        <w:t xml:space="preserve"> </w:t>
      </w:r>
      <w:r w:rsidR="00B84EED" w:rsidRPr="00EF1969">
        <w:rPr>
          <w:color w:val="3A3A3A" w:themeColor="background2" w:themeShade="40"/>
          <w:sz w:val="22"/>
          <w:szCs w:val="22"/>
        </w:rPr>
        <w:t>an individual opens Spotify to listen to some music. Unsure of what they want to listen to, they enter a playlist com</w:t>
      </w:r>
      <w:r w:rsidR="0000136F" w:rsidRPr="00EF1969">
        <w:rPr>
          <w:color w:val="3A3A3A" w:themeColor="background2" w:themeShade="40"/>
          <w:sz w:val="22"/>
          <w:szCs w:val="22"/>
        </w:rPr>
        <w:t>pose</w:t>
      </w:r>
      <w:r w:rsidR="00B84EED" w:rsidRPr="00EF1969">
        <w:rPr>
          <w:color w:val="3A3A3A" w:themeColor="background2" w:themeShade="40"/>
          <w:sz w:val="22"/>
          <w:szCs w:val="22"/>
        </w:rPr>
        <w:t>d of hundreds of their favourite tracks and click play. Regardless of whether the listener is in shuffle mode the songs follow each other with no decided</w:t>
      </w:r>
      <w:r w:rsidR="0000136F" w:rsidRPr="00EF1969">
        <w:rPr>
          <w:color w:val="3A3A3A" w:themeColor="background2" w:themeShade="40"/>
          <w:sz w:val="22"/>
          <w:szCs w:val="22"/>
        </w:rPr>
        <w:t>-</w:t>
      </w:r>
      <w:r w:rsidR="00B84EED" w:rsidRPr="00EF1969">
        <w:rPr>
          <w:color w:val="3A3A3A" w:themeColor="background2" w:themeShade="40"/>
          <w:sz w:val="22"/>
          <w:szCs w:val="22"/>
        </w:rPr>
        <w:t xml:space="preserve">upon order. Still unsure of what they want to listen to the user skips a track, then a couple of tracks that </w:t>
      </w:r>
      <w:r w:rsidR="0000136F" w:rsidRPr="00EF1969">
        <w:rPr>
          <w:color w:val="3A3A3A" w:themeColor="background2" w:themeShade="40"/>
          <w:sz w:val="22"/>
          <w:szCs w:val="22"/>
        </w:rPr>
        <w:t>suit their mood</w:t>
      </w:r>
      <w:r w:rsidR="00B84EED" w:rsidRPr="00EF1969">
        <w:rPr>
          <w:color w:val="3A3A3A" w:themeColor="background2" w:themeShade="40"/>
          <w:sz w:val="22"/>
          <w:szCs w:val="22"/>
        </w:rPr>
        <w:t xml:space="preserve"> in that</w:t>
      </w:r>
      <w:r w:rsidR="0000136F" w:rsidRPr="00EF1969">
        <w:rPr>
          <w:color w:val="3A3A3A" w:themeColor="background2" w:themeShade="40"/>
          <w:sz w:val="22"/>
          <w:szCs w:val="22"/>
        </w:rPr>
        <w:t xml:space="preserve"> given</w:t>
      </w:r>
      <w:r w:rsidR="00B84EED" w:rsidRPr="00EF1969">
        <w:rPr>
          <w:color w:val="3A3A3A" w:themeColor="background2" w:themeShade="40"/>
          <w:sz w:val="22"/>
          <w:szCs w:val="22"/>
        </w:rPr>
        <w:t xml:space="preserve"> moment come on, before being interrupted by a track that does no</w:t>
      </w:r>
      <w:r w:rsidR="0000136F" w:rsidRPr="00EF1969">
        <w:rPr>
          <w:color w:val="3A3A3A" w:themeColor="background2" w:themeShade="40"/>
          <w:sz w:val="22"/>
          <w:szCs w:val="22"/>
        </w:rPr>
        <w:t>t, forcing another skip</w:t>
      </w:r>
      <w:r w:rsidR="00B84EED" w:rsidRPr="00EF1969">
        <w:rPr>
          <w:color w:val="3A3A3A" w:themeColor="background2" w:themeShade="40"/>
          <w:sz w:val="22"/>
          <w:szCs w:val="22"/>
        </w:rPr>
        <w:t xml:space="preserve">. This is a common occurrence, as </w:t>
      </w:r>
      <w:r w:rsidR="0000136F" w:rsidRPr="00EF1969">
        <w:rPr>
          <w:color w:val="3A3A3A" w:themeColor="background2" w:themeShade="40"/>
          <w:sz w:val="22"/>
          <w:szCs w:val="22"/>
        </w:rPr>
        <w:t>reinforced</w:t>
      </w:r>
      <w:r w:rsidR="00B84EED" w:rsidRPr="00EF1969">
        <w:rPr>
          <w:color w:val="3A3A3A" w:themeColor="background2" w:themeShade="40"/>
          <w:sz w:val="22"/>
          <w:szCs w:val="22"/>
        </w:rPr>
        <w:t xml:space="preserve"> by</w:t>
      </w:r>
      <w:r w:rsidR="005128F7" w:rsidRPr="00EF1969">
        <w:rPr>
          <w:color w:val="3A3A3A" w:themeColor="background2" w:themeShade="40"/>
          <w:sz w:val="22"/>
          <w:szCs w:val="22"/>
        </w:rPr>
        <w:t xml:space="preserve"> this</w:t>
      </w:r>
      <w:r w:rsidR="00B84EED" w:rsidRPr="00EF1969">
        <w:rPr>
          <w:color w:val="3A3A3A" w:themeColor="background2" w:themeShade="40"/>
          <w:sz w:val="22"/>
          <w:szCs w:val="22"/>
        </w:rPr>
        <w:t xml:space="preserve"> research with the sample population experiencing an average of a 3</w:t>
      </w:r>
      <w:r w:rsidR="0000136F" w:rsidRPr="00EF1969">
        <w:rPr>
          <w:color w:val="3A3A3A" w:themeColor="background2" w:themeShade="40"/>
          <w:sz w:val="22"/>
          <w:szCs w:val="22"/>
        </w:rPr>
        <w:t>3.1</w:t>
      </w:r>
      <w:r w:rsidR="00B84EED" w:rsidRPr="00EF1969">
        <w:rPr>
          <w:color w:val="3A3A3A" w:themeColor="background2" w:themeShade="40"/>
          <w:sz w:val="22"/>
          <w:szCs w:val="22"/>
        </w:rPr>
        <w:t xml:space="preserve">% skip rate across their listening history. </w:t>
      </w:r>
      <w:r w:rsidR="005128F7" w:rsidRPr="00EF1969">
        <w:rPr>
          <w:color w:val="3A3A3A" w:themeColor="background2" w:themeShade="40"/>
          <w:sz w:val="22"/>
          <w:szCs w:val="22"/>
        </w:rPr>
        <w:t>This research intends to utilise these skip signals to</w:t>
      </w:r>
      <w:r w:rsidR="003573B6" w:rsidRPr="00EF1969">
        <w:rPr>
          <w:color w:val="3A3A3A" w:themeColor="background2" w:themeShade="40"/>
          <w:sz w:val="22"/>
          <w:szCs w:val="22"/>
        </w:rPr>
        <w:t xml:space="preserve"> model the users current listening mood</w:t>
      </w:r>
      <w:r w:rsidR="005128F7" w:rsidRPr="00EF1969">
        <w:rPr>
          <w:color w:val="3A3A3A" w:themeColor="background2" w:themeShade="40"/>
          <w:sz w:val="22"/>
          <w:szCs w:val="22"/>
        </w:rPr>
        <w:t xml:space="preserve">, </w:t>
      </w:r>
      <w:r w:rsidR="00CE1611" w:rsidRPr="00EF1969">
        <w:rPr>
          <w:color w:val="3A3A3A" w:themeColor="background2" w:themeShade="40"/>
          <w:sz w:val="22"/>
          <w:szCs w:val="22"/>
        </w:rPr>
        <w:t>with the aim of</w:t>
      </w:r>
      <w:r w:rsidR="005128F7" w:rsidRPr="00EF1969">
        <w:rPr>
          <w:color w:val="3A3A3A" w:themeColor="background2" w:themeShade="40"/>
          <w:sz w:val="22"/>
          <w:szCs w:val="22"/>
        </w:rPr>
        <w:t xml:space="preserve"> calculat</w:t>
      </w:r>
      <w:r w:rsidR="00CE1611" w:rsidRPr="00EF1969">
        <w:rPr>
          <w:color w:val="3A3A3A" w:themeColor="background2" w:themeShade="40"/>
          <w:sz w:val="22"/>
          <w:szCs w:val="22"/>
        </w:rPr>
        <w:t>ing</w:t>
      </w:r>
      <w:r w:rsidR="005128F7" w:rsidRPr="00EF1969">
        <w:rPr>
          <w:color w:val="3A3A3A" w:themeColor="background2" w:themeShade="40"/>
          <w:sz w:val="22"/>
          <w:szCs w:val="22"/>
        </w:rPr>
        <w:t xml:space="preserve"> the probability of remaining songs being skipped </w:t>
      </w:r>
      <w:r w:rsidR="00CE1611" w:rsidRPr="00EF1969">
        <w:rPr>
          <w:color w:val="3A3A3A" w:themeColor="background2" w:themeShade="40"/>
          <w:sz w:val="22"/>
          <w:szCs w:val="22"/>
        </w:rPr>
        <w:t>to</w:t>
      </w:r>
      <w:r w:rsidR="005128F7" w:rsidRPr="00EF1969">
        <w:rPr>
          <w:color w:val="3A3A3A" w:themeColor="background2" w:themeShade="40"/>
          <w:sz w:val="22"/>
          <w:szCs w:val="22"/>
        </w:rPr>
        <w:t xml:space="preserve"> reorder the queue accordingly</w:t>
      </w:r>
      <w:r w:rsidR="00CE1611" w:rsidRPr="00EF1969">
        <w:rPr>
          <w:color w:val="3A3A3A" w:themeColor="background2" w:themeShade="40"/>
          <w:sz w:val="22"/>
          <w:szCs w:val="22"/>
        </w:rPr>
        <w:t xml:space="preserve"> and improve the listening experience.</w:t>
      </w:r>
    </w:p>
    <w:p w14:paraId="2D2290B3" w14:textId="34624F56" w:rsidR="00EF1969" w:rsidRDefault="00EF1969" w:rsidP="00EF1969">
      <w:pPr>
        <w:pStyle w:val="Subtitle"/>
      </w:pPr>
      <w:r>
        <w:t>1.2 Aims &amp; Objectives</w:t>
      </w:r>
    </w:p>
    <w:p w14:paraId="0E29C7C7" w14:textId="77777777" w:rsidR="00743527" w:rsidRPr="00743527" w:rsidRDefault="00743527" w:rsidP="00743527"/>
    <w:p w14:paraId="1881D636" w14:textId="48039455" w:rsidR="00743527" w:rsidRDefault="00EF1969" w:rsidP="00EF1969">
      <w:pPr>
        <w:rPr>
          <w:sz w:val="22"/>
          <w:szCs w:val="22"/>
        </w:rPr>
      </w:pPr>
      <w:r>
        <w:rPr>
          <w:sz w:val="22"/>
          <w:szCs w:val="22"/>
        </w:rPr>
        <w:t>The aim of t</w:t>
      </w:r>
      <w:r w:rsidR="00743527">
        <w:rPr>
          <w:sz w:val="22"/>
          <w:szCs w:val="22"/>
        </w:rPr>
        <w:t>his research to is to produce a model that will rank the unplayed tracks in a listening queue, based on the outputted skip-probabilities. These skip-probabilities will be inferred using various audio and behavioural features present in the already played tracks (context). Four different models (with increasing complexity) will be evaluated over three loss functions to deduce what combination fits most accurately for this scenario. Further analysis will then be conducted to highlight the importance of each feature and the impact of contextual factors not included as inputs on the model.</w:t>
      </w:r>
    </w:p>
    <w:p w14:paraId="5AFBF451" w14:textId="77777777" w:rsidR="00743527" w:rsidRDefault="00743527" w:rsidP="00EF1969">
      <w:pPr>
        <w:rPr>
          <w:sz w:val="22"/>
          <w:szCs w:val="22"/>
        </w:rPr>
      </w:pPr>
    </w:p>
    <w:p w14:paraId="64E3300B" w14:textId="128A9922" w:rsidR="00743527" w:rsidRDefault="00D45F94" w:rsidP="00D45F94">
      <w:pPr>
        <w:pStyle w:val="Subtitle"/>
      </w:pPr>
      <w:r>
        <w:t>1.3 How this research will be conducted</w:t>
      </w:r>
    </w:p>
    <w:p w14:paraId="1CCBDF5B" w14:textId="77777777" w:rsidR="00D45F94" w:rsidRDefault="00D45F94" w:rsidP="00D45F94"/>
    <w:p w14:paraId="5E3CC227" w14:textId="6F1DE14B" w:rsidR="00D45F94" w:rsidRDefault="00D45F94" w:rsidP="00D45F94">
      <w:pPr>
        <w:rPr>
          <w:sz w:val="22"/>
          <w:szCs w:val="22"/>
        </w:rPr>
      </w:pPr>
      <w:r>
        <w:rPr>
          <w:sz w:val="22"/>
          <w:szCs w:val="22"/>
        </w:rPr>
        <w:t xml:space="preserve">The way this research aims to model this </w:t>
      </w:r>
      <w:proofErr w:type="spellStart"/>
      <w:r>
        <w:rPr>
          <w:sz w:val="22"/>
          <w:szCs w:val="22"/>
        </w:rPr>
        <w:t>behabour</w:t>
      </w:r>
      <w:proofErr w:type="spellEnd"/>
      <w:r>
        <w:rPr>
          <w:sz w:val="22"/>
          <w:szCs w:val="22"/>
        </w:rPr>
        <w:t xml:space="preserve"> is by treating skips as implicit feedback, regarding skips as ‘positive’ feedback and full plays as ‘negative’ feedback. This action can be </w:t>
      </w:r>
      <w:proofErr w:type="spellStart"/>
      <w:r>
        <w:rPr>
          <w:sz w:val="22"/>
          <w:szCs w:val="22"/>
        </w:rPr>
        <w:t>trested</w:t>
      </w:r>
      <w:proofErr w:type="spellEnd"/>
      <w:r>
        <w:rPr>
          <w:sz w:val="22"/>
          <w:szCs w:val="22"/>
        </w:rPr>
        <w:t xml:space="preserve"> as implicit as skips are </w:t>
      </w:r>
      <w:proofErr w:type="spellStart"/>
      <w:r>
        <w:rPr>
          <w:sz w:val="22"/>
          <w:szCs w:val="22"/>
        </w:rPr>
        <w:t>acitons</w:t>
      </w:r>
      <w:proofErr w:type="spellEnd"/>
      <w:r>
        <w:rPr>
          <w:sz w:val="22"/>
          <w:szCs w:val="22"/>
        </w:rPr>
        <w:t xml:space="preserve"> that are already an integral part of the listening </w:t>
      </w:r>
      <w:proofErr w:type="spellStart"/>
      <w:r>
        <w:rPr>
          <w:sz w:val="22"/>
          <w:szCs w:val="22"/>
        </w:rPr>
        <w:t>experiencem</w:t>
      </w:r>
      <w:proofErr w:type="spellEnd"/>
      <w:r>
        <w:rPr>
          <w:sz w:val="22"/>
          <w:szCs w:val="22"/>
        </w:rPr>
        <w:t xml:space="preserve"> so therefore will not add any extra cost to the listener. A limitation must be addressed at this stage as skip behaviour cannot be exclusively attributed to </w:t>
      </w:r>
      <w:proofErr w:type="gramStart"/>
      <w:r>
        <w:rPr>
          <w:sz w:val="22"/>
          <w:szCs w:val="22"/>
        </w:rPr>
        <w:t>features</w:t>
      </w:r>
      <w:proofErr w:type="gramEnd"/>
      <w:r>
        <w:rPr>
          <w:sz w:val="22"/>
          <w:szCs w:val="22"/>
        </w:rPr>
        <w:t xml:space="preserve"> we can derive, </w:t>
      </w:r>
      <w:proofErr w:type="gramStart"/>
      <w:r>
        <w:rPr>
          <w:sz w:val="22"/>
          <w:szCs w:val="22"/>
        </w:rPr>
        <w:t>There</w:t>
      </w:r>
      <w:proofErr w:type="gramEnd"/>
      <w:r>
        <w:rPr>
          <w:sz w:val="22"/>
          <w:szCs w:val="22"/>
        </w:rPr>
        <w:t xml:space="preserve"> are human factors present that can’t be modelled from the data available. This limitation will be expanded upon in chapter 7. For the purposes of this research, skips are defined as a conscious choice by the listener to move on to the next song, the exact definition will be stated in Section 3.5.</w:t>
      </w:r>
    </w:p>
    <w:p w14:paraId="3739AEC9" w14:textId="77777777" w:rsidR="00D45F94" w:rsidRDefault="00D45F94" w:rsidP="00D45F94">
      <w:pPr>
        <w:rPr>
          <w:sz w:val="22"/>
          <w:szCs w:val="22"/>
        </w:rPr>
      </w:pPr>
    </w:p>
    <w:p w14:paraId="1D7669D0" w14:textId="51A20647" w:rsidR="00D45F94" w:rsidRPr="00D45F94" w:rsidRDefault="00D45F94" w:rsidP="00D45F94">
      <w:pPr>
        <w:rPr>
          <w:sz w:val="22"/>
          <w:szCs w:val="22"/>
        </w:rPr>
      </w:pPr>
      <w:r>
        <w:rPr>
          <w:sz w:val="22"/>
          <w:szCs w:val="22"/>
        </w:rPr>
        <w:t xml:space="preserve">The skip-behaviour will then be captured by four different models that will output skip-probabilities which will then be used to re-rank the unplayed portion of the queue. Logistic Regression and Extra Trees classifier were chosen as </w:t>
      </w:r>
      <w:proofErr w:type="spellStart"/>
      <w:r>
        <w:rPr>
          <w:sz w:val="22"/>
          <w:szCs w:val="22"/>
        </w:rPr>
        <w:t>baserline</w:t>
      </w:r>
      <w:proofErr w:type="spellEnd"/>
      <w:r>
        <w:rPr>
          <w:sz w:val="22"/>
          <w:szCs w:val="22"/>
        </w:rPr>
        <w:t xml:space="preserve">. Two sequential models were </w:t>
      </w:r>
      <w:proofErr w:type="spellStart"/>
      <w:r>
        <w:rPr>
          <w:sz w:val="22"/>
          <w:szCs w:val="22"/>
        </w:rPr>
        <w:t>tehn</w:t>
      </w:r>
      <w:proofErr w:type="spellEnd"/>
      <w:r>
        <w:rPr>
          <w:sz w:val="22"/>
          <w:szCs w:val="22"/>
        </w:rPr>
        <w:t xml:space="preserve"> added to investigate whether treating the session as a sequence improves the ranking: A Long Short-Term Memory network (LSTM) (insert reference)</w:t>
      </w:r>
    </w:p>
    <w:p w14:paraId="23234A8C" w14:textId="232ECA34" w:rsidR="005128F7" w:rsidRDefault="005003BC" w:rsidP="00F03D79">
      <w:pPr>
        <w:spacing w:after="160" w:line="278" w:lineRule="auto"/>
        <w:rPr>
          <w:color w:val="3A3A3A" w:themeColor="background2" w:themeShade="40"/>
          <w:sz w:val="22"/>
          <w:szCs w:val="22"/>
        </w:rPr>
      </w:pPr>
      <w:r w:rsidRPr="00EF1969">
        <w:rPr>
          <w:color w:val="3A3A3A" w:themeColor="background2" w:themeShade="40"/>
          <w:sz w:val="22"/>
          <w:szCs w:val="22"/>
        </w:rPr>
        <w:t xml:space="preserve">The way this research aims to model this behaviour is by treating skips as implicit feedback, regarding skips as ‘positive’ feedback and full plays as ‘negative’ feedback. This action can be treated as implicit as skips are actions that are already an integral part of the listening experience, so therefore will not add any extra cost to the listener. A limitation must be addressed at this stage as skip behaviour cannot be </w:t>
      </w:r>
      <w:r w:rsidR="00CE1611">
        <w:rPr>
          <w:color w:val="3A3A3A" w:themeColor="background2" w:themeShade="40"/>
          <w:sz w:val="22"/>
          <w:szCs w:val="22"/>
        </w:rPr>
        <w:t>exclusively</w:t>
      </w:r>
      <w:r>
        <w:rPr>
          <w:color w:val="3A3A3A" w:themeColor="background2" w:themeShade="40"/>
          <w:sz w:val="22"/>
          <w:szCs w:val="22"/>
        </w:rPr>
        <w:t xml:space="preserve"> attributed to </w:t>
      </w:r>
      <w:proofErr w:type="gramStart"/>
      <w:r>
        <w:rPr>
          <w:color w:val="3A3A3A" w:themeColor="background2" w:themeShade="40"/>
          <w:sz w:val="22"/>
          <w:szCs w:val="22"/>
        </w:rPr>
        <w:t>features</w:t>
      </w:r>
      <w:proofErr w:type="gramEnd"/>
      <w:r>
        <w:rPr>
          <w:color w:val="3A3A3A" w:themeColor="background2" w:themeShade="40"/>
          <w:sz w:val="22"/>
          <w:szCs w:val="22"/>
        </w:rPr>
        <w:t xml:space="preserve"> we can derive </w:t>
      </w:r>
      <w:r w:rsidR="00CE1611">
        <w:rPr>
          <w:color w:val="3A3A3A" w:themeColor="background2" w:themeShade="40"/>
          <w:sz w:val="22"/>
          <w:szCs w:val="22"/>
        </w:rPr>
        <w:t xml:space="preserve">from the data. There are human factors that can’t be modelled from the data available. This limitation will be expanded upon in Chapter 7. For the purposes of this research skips are defined as a conscious choice by the listener to move on to the next song, the exact definition will be stated in Section 3.5. </w:t>
      </w:r>
    </w:p>
    <w:p w14:paraId="07C4D0C7" w14:textId="5CCA8557" w:rsidR="00CE1611" w:rsidRDefault="001044F1" w:rsidP="00F03D79">
      <w:pPr>
        <w:spacing w:after="160" w:line="278" w:lineRule="auto"/>
        <w:rPr>
          <w:color w:val="3A3A3A" w:themeColor="background2" w:themeShade="40"/>
          <w:sz w:val="22"/>
          <w:szCs w:val="22"/>
        </w:rPr>
      </w:pPr>
      <w:r>
        <w:rPr>
          <w:color w:val="3A3A3A" w:themeColor="background2" w:themeShade="40"/>
          <w:sz w:val="22"/>
          <w:szCs w:val="22"/>
        </w:rPr>
        <w:lastRenderedPageBreak/>
        <w:t>The skip-behaviour will then be captured by four different models that will output skip-probabilities which will then be used to re-rank the unplayed portion of the queue. Logistic Regression and Extra Trees classifier were chosen as baselines</w:t>
      </w:r>
      <w:r w:rsidR="00EF1969">
        <w:rPr>
          <w:color w:val="3A3A3A" w:themeColor="background2" w:themeShade="40"/>
          <w:sz w:val="22"/>
          <w:szCs w:val="22"/>
        </w:rPr>
        <w:t xml:space="preserve">. Two sequential models were then added to investigate whether treating the session as a sequence improves the ranking: A Long Short-Term Memory network (LSTM) </w:t>
      </w:r>
      <w:r w:rsidR="00EF1969" w:rsidRPr="00EF1969">
        <w:rPr>
          <w:color w:val="3A3A3A" w:themeColor="background2" w:themeShade="40"/>
          <w:sz w:val="22"/>
          <w:szCs w:val="22"/>
          <w:highlight w:val="yellow"/>
        </w:rPr>
        <w:t>(insert reference</w:t>
      </w:r>
      <w:r w:rsidR="00EF1969">
        <w:rPr>
          <w:color w:val="3A3A3A" w:themeColor="background2" w:themeShade="40"/>
          <w:sz w:val="22"/>
          <w:szCs w:val="22"/>
        </w:rPr>
        <w:t xml:space="preserve">) and a Self-Attentive Sequential Recommendation network (SASRec) </w:t>
      </w:r>
      <w:r w:rsidR="00EF1969" w:rsidRPr="00EF1969">
        <w:rPr>
          <w:color w:val="3A3A3A" w:themeColor="background2" w:themeShade="40"/>
          <w:sz w:val="22"/>
          <w:szCs w:val="22"/>
          <w:highlight w:val="yellow"/>
        </w:rPr>
        <w:t>(insert reference)</w:t>
      </w:r>
      <w:r w:rsidR="00EF1969">
        <w:rPr>
          <w:color w:val="3A3A3A" w:themeColor="background2" w:themeShade="40"/>
          <w:sz w:val="22"/>
          <w:szCs w:val="22"/>
        </w:rPr>
        <w:t xml:space="preserve">, which were then compared against each other to evaluate a recurrent model vs. a self-attentive one. </w:t>
      </w:r>
    </w:p>
    <w:p w14:paraId="31BB1794" w14:textId="35E1C860" w:rsidR="00EF1969" w:rsidRPr="006957E9" w:rsidRDefault="00EF1969" w:rsidP="00F03D79">
      <w:pPr>
        <w:spacing w:after="160" w:line="278" w:lineRule="auto"/>
        <w:rPr>
          <w:color w:val="3A3A3A" w:themeColor="background2" w:themeShade="40"/>
          <w:sz w:val="22"/>
          <w:szCs w:val="22"/>
        </w:rPr>
      </w:pPr>
      <w:r>
        <w:rPr>
          <w:color w:val="3A3A3A" w:themeColor="background2" w:themeShade="40"/>
          <w:sz w:val="22"/>
          <w:szCs w:val="22"/>
        </w:rPr>
        <w:t xml:space="preserve">Three different </w:t>
      </w:r>
    </w:p>
    <w:p w14:paraId="70FC4A4A" w14:textId="34341869" w:rsidR="00F03D79" w:rsidRPr="00F03D79" w:rsidRDefault="00F03D79" w:rsidP="00F03D79">
      <w:pPr>
        <w:spacing w:after="160" w:line="278" w:lineRule="auto"/>
        <w:rPr>
          <w:b/>
          <w:bCs/>
          <w:color w:val="3A3A3A" w:themeColor="background2" w:themeShade="40"/>
          <w:sz w:val="40"/>
          <w:szCs w:val="40"/>
          <w:u w:val="single"/>
        </w:rPr>
      </w:pPr>
      <w:r>
        <w:rPr>
          <w:b/>
          <w:bCs/>
          <w:color w:val="3A3A3A" w:themeColor="background2" w:themeShade="40"/>
          <w:sz w:val="40"/>
          <w:szCs w:val="40"/>
          <w:u w:val="single"/>
        </w:rPr>
        <w:t>2. Literature Review</w:t>
      </w:r>
    </w:p>
    <w:p w14:paraId="46D7E79A" w14:textId="77777777" w:rsidR="00F03D79" w:rsidRPr="00F03D79" w:rsidRDefault="00F03D79" w:rsidP="00F03D79"/>
    <w:p w14:paraId="43684769" w14:textId="0B1867D4" w:rsidR="005523D5" w:rsidRPr="00E572C1" w:rsidRDefault="00F03D79" w:rsidP="00E572C1">
      <w:pPr>
        <w:spacing w:after="160" w:line="278" w:lineRule="auto"/>
        <w:rPr>
          <w:sz w:val="40"/>
        </w:rPr>
      </w:pPr>
      <w:r>
        <w:rPr>
          <w:b/>
          <w:bCs/>
          <w:color w:val="3A3A3A" w:themeColor="background2" w:themeShade="40"/>
          <w:sz w:val="40"/>
          <w:szCs w:val="40"/>
          <w:u w:val="single"/>
        </w:rPr>
        <w:t>3.</w:t>
      </w:r>
      <w:r w:rsidR="005523D5" w:rsidRPr="00A6168E">
        <w:rPr>
          <w:b/>
          <w:bCs/>
          <w:color w:val="3A3A3A" w:themeColor="background2" w:themeShade="40"/>
          <w:sz w:val="40"/>
          <w:szCs w:val="40"/>
          <w:u w:val="single"/>
        </w:rPr>
        <w:t xml:space="preserve"> </w:t>
      </w:r>
      <w:r w:rsidR="008F0D17" w:rsidRPr="00A6168E">
        <w:rPr>
          <w:b/>
          <w:bCs/>
          <w:color w:val="3A3A3A" w:themeColor="background2" w:themeShade="40"/>
          <w:sz w:val="40"/>
          <w:szCs w:val="40"/>
          <w:u w:val="single"/>
        </w:rPr>
        <w:t>Data Processing</w:t>
      </w:r>
    </w:p>
    <w:p w14:paraId="074729BA" w14:textId="6840FD08" w:rsidR="008F0D17" w:rsidRPr="00041089" w:rsidRDefault="008F0D17" w:rsidP="008F0D17">
      <w:pPr>
        <w:rPr>
          <w:sz w:val="22"/>
          <w:szCs w:val="22"/>
          <w:lang w:eastAsia="en-US"/>
        </w:rPr>
      </w:pPr>
      <w:r w:rsidRPr="00041089">
        <w:rPr>
          <w:sz w:val="22"/>
          <w:szCs w:val="22"/>
          <w:lang w:eastAsia="en-US"/>
        </w:rPr>
        <w:t>This chapter will provide an in-depth description of the motivations and implementations of the data-processing pipeline as well as the process carried out to collect the data from volunteers. The pipeline is run by a single file ‘</w:t>
      </w:r>
      <w:r w:rsidRPr="00041089">
        <w:rPr>
          <w:i/>
          <w:iCs/>
          <w:sz w:val="22"/>
          <w:szCs w:val="22"/>
          <w:lang w:eastAsia="en-US"/>
        </w:rPr>
        <w:t xml:space="preserve">data_processing_main.py’ </w:t>
      </w:r>
      <w:r w:rsidRPr="00041089">
        <w:rPr>
          <w:sz w:val="22"/>
          <w:szCs w:val="22"/>
          <w:lang w:eastAsia="en-US"/>
        </w:rPr>
        <w:t xml:space="preserve">and consists of 5 different stages to produce 3 datasets that are ready to be trained, validated and evaluated by the models described in chapter </w:t>
      </w:r>
      <w:r w:rsidR="00F03D79">
        <w:rPr>
          <w:sz w:val="22"/>
          <w:szCs w:val="22"/>
          <w:lang w:eastAsia="en-US"/>
        </w:rPr>
        <w:t>4.</w:t>
      </w:r>
    </w:p>
    <w:p w14:paraId="3078537C" w14:textId="77777777" w:rsidR="008F0D17" w:rsidRPr="00041089" w:rsidRDefault="008F0D17" w:rsidP="008F0D17">
      <w:pPr>
        <w:rPr>
          <w:sz w:val="22"/>
          <w:szCs w:val="22"/>
          <w:lang w:eastAsia="en-US"/>
        </w:rPr>
      </w:pPr>
    </w:p>
    <w:p w14:paraId="280C2BDE" w14:textId="28C69960" w:rsidR="008F0D17" w:rsidRPr="00711E64" w:rsidRDefault="00F03D79" w:rsidP="008F0D17">
      <w:pPr>
        <w:pStyle w:val="Subtitle"/>
        <w:rPr>
          <w:rFonts w:cs="Times New Roman"/>
        </w:rPr>
      </w:pPr>
      <w:r>
        <w:rPr>
          <w:rFonts w:cs="Times New Roman"/>
        </w:rPr>
        <w:t>3.</w:t>
      </w:r>
      <w:r w:rsidR="003D4C1E" w:rsidRPr="00711E64">
        <w:rPr>
          <w:rFonts w:cs="Times New Roman"/>
        </w:rPr>
        <w:t xml:space="preserve">1 </w:t>
      </w:r>
      <w:r w:rsidR="005523D5" w:rsidRPr="00711E64">
        <w:rPr>
          <w:rFonts w:cs="Times New Roman"/>
        </w:rPr>
        <w:t>Data Collection &amp; Ethics</w:t>
      </w:r>
    </w:p>
    <w:p w14:paraId="5E72AD0E" w14:textId="77777777" w:rsidR="003D4C1E" w:rsidRPr="003D4C1E" w:rsidRDefault="003D4C1E" w:rsidP="003D4C1E"/>
    <w:p w14:paraId="5A94423D" w14:textId="496E442D" w:rsidR="008F0D17" w:rsidRPr="00041089" w:rsidRDefault="008F0D17" w:rsidP="008F0D17">
      <w:pPr>
        <w:rPr>
          <w:sz w:val="22"/>
          <w:szCs w:val="22"/>
          <w:lang w:eastAsia="en-US"/>
        </w:rPr>
      </w:pPr>
      <w:r w:rsidRPr="00041089">
        <w:rPr>
          <w:sz w:val="22"/>
          <w:szCs w:val="22"/>
          <w:lang w:eastAsia="en-US"/>
        </w:rPr>
        <w:t xml:space="preserve">The participant group for this research consists of volunteers that the author reached out to via </w:t>
      </w:r>
      <w:r w:rsidR="00252B8F" w:rsidRPr="00041089">
        <w:rPr>
          <w:sz w:val="22"/>
          <w:szCs w:val="22"/>
          <w:lang w:eastAsia="en-US"/>
        </w:rPr>
        <w:t xml:space="preserve">email/social media &amp; private messages. The number of volunteers culminated at 33, which met the minimum set-out in the research proposal of 30 individuals. Each volunteer was presented with an information sheet outlining how their data would be stored, anonymised, used and disposed of as well as a consent form which permits the author to use their data within the confines detailed in the information sheet. Volunteers were instructed to download their </w:t>
      </w:r>
      <w:r w:rsidR="00E572C1">
        <w:rPr>
          <w:sz w:val="22"/>
          <w:szCs w:val="22"/>
          <w:lang w:eastAsia="en-US"/>
        </w:rPr>
        <w:t xml:space="preserve">Spotify </w:t>
      </w:r>
      <w:r w:rsidR="00252B8F" w:rsidRPr="00041089">
        <w:rPr>
          <w:sz w:val="22"/>
          <w:szCs w:val="22"/>
          <w:lang w:eastAsia="en-US"/>
        </w:rPr>
        <w:t xml:space="preserve">Extended Streaming History from their </w:t>
      </w:r>
      <w:r w:rsidR="00E572C1">
        <w:rPr>
          <w:sz w:val="22"/>
          <w:szCs w:val="22"/>
          <w:lang w:eastAsia="en-US"/>
        </w:rPr>
        <w:t>S</w:t>
      </w:r>
      <w:r w:rsidR="00252B8F" w:rsidRPr="00041089">
        <w:rPr>
          <w:sz w:val="22"/>
          <w:szCs w:val="22"/>
          <w:lang w:eastAsia="en-US"/>
        </w:rPr>
        <w:t xml:space="preserve">potify account and then email it to the researcher. </w:t>
      </w:r>
    </w:p>
    <w:p w14:paraId="343898B5" w14:textId="77777777" w:rsidR="00252B8F" w:rsidRPr="00041089" w:rsidRDefault="00252B8F" w:rsidP="008F0D17">
      <w:pPr>
        <w:rPr>
          <w:sz w:val="22"/>
          <w:szCs w:val="22"/>
          <w:lang w:eastAsia="en-US"/>
        </w:rPr>
      </w:pPr>
    </w:p>
    <w:p w14:paraId="18277F4D" w14:textId="34FFFED5" w:rsidR="00252B8F" w:rsidRPr="00041089" w:rsidRDefault="00252B8F" w:rsidP="008F0D17">
      <w:pPr>
        <w:rPr>
          <w:sz w:val="22"/>
          <w:szCs w:val="22"/>
          <w:lang w:eastAsia="en-US"/>
        </w:rPr>
      </w:pPr>
      <w:r w:rsidRPr="00041089">
        <w:rPr>
          <w:sz w:val="22"/>
          <w:szCs w:val="22"/>
          <w:lang w:eastAsia="en-US"/>
        </w:rPr>
        <w:t xml:space="preserve">Volunteers were then offered an analysis of their listening history </w:t>
      </w:r>
      <w:r w:rsidR="002E3DE6" w:rsidRPr="00041089">
        <w:rPr>
          <w:sz w:val="22"/>
          <w:szCs w:val="22"/>
          <w:lang w:eastAsia="en-US"/>
        </w:rPr>
        <w:t>as a gesture of gratitude for providing their data (as outlined in the ethics application)</w:t>
      </w:r>
      <w:r w:rsidRPr="00041089">
        <w:rPr>
          <w:sz w:val="22"/>
          <w:szCs w:val="22"/>
          <w:lang w:eastAsia="en-US"/>
        </w:rPr>
        <w:t xml:space="preserve">, once sent </w:t>
      </w:r>
      <w:r w:rsidR="002E3DE6" w:rsidRPr="00041089">
        <w:rPr>
          <w:sz w:val="22"/>
          <w:szCs w:val="22"/>
          <w:lang w:eastAsia="en-US"/>
        </w:rPr>
        <w:t>the following</w:t>
      </w:r>
      <w:r w:rsidRPr="00041089">
        <w:rPr>
          <w:sz w:val="22"/>
          <w:szCs w:val="22"/>
          <w:lang w:eastAsia="en-US"/>
        </w:rPr>
        <w:t xml:space="preserve"> identifying data points were removed (name, email address) with each dataset being saved</w:t>
      </w:r>
      <w:r w:rsidR="008F6D39" w:rsidRPr="00041089">
        <w:rPr>
          <w:sz w:val="22"/>
          <w:szCs w:val="22"/>
          <w:lang w:eastAsia="en-US"/>
        </w:rPr>
        <w:t xml:space="preserve"> as a collection of JSON files</w:t>
      </w:r>
      <w:r w:rsidRPr="00041089">
        <w:rPr>
          <w:sz w:val="22"/>
          <w:szCs w:val="22"/>
          <w:lang w:eastAsia="en-US"/>
        </w:rPr>
        <w:t xml:space="preserve"> in an indexed folder</w:t>
      </w:r>
      <w:r w:rsidR="002E3DE6" w:rsidRPr="00041089">
        <w:rPr>
          <w:sz w:val="22"/>
          <w:szCs w:val="22"/>
          <w:lang w:eastAsia="en-US"/>
        </w:rPr>
        <w:t>, each user</w:t>
      </w:r>
      <w:r w:rsidR="00E572C1">
        <w:rPr>
          <w:sz w:val="22"/>
          <w:szCs w:val="22"/>
          <w:lang w:eastAsia="en-US"/>
        </w:rPr>
        <w:t>’</w:t>
      </w:r>
      <w:r w:rsidR="002E3DE6" w:rsidRPr="00041089">
        <w:rPr>
          <w:sz w:val="22"/>
          <w:szCs w:val="22"/>
          <w:lang w:eastAsia="en-US"/>
        </w:rPr>
        <w:t>s IP address is deleted upon execution of the data processing pipeline.</w:t>
      </w:r>
    </w:p>
    <w:p w14:paraId="2E363BFD" w14:textId="77777777" w:rsidR="00180D8E" w:rsidRPr="00041089" w:rsidRDefault="00180D8E" w:rsidP="008F0D17">
      <w:pPr>
        <w:rPr>
          <w:sz w:val="22"/>
          <w:szCs w:val="22"/>
          <w:lang w:eastAsia="en-US"/>
        </w:rPr>
      </w:pPr>
    </w:p>
    <w:p w14:paraId="5803F738" w14:textId="78D7BA7A" w:rsidR="00180D8E" w:rsidRPr="00041089" w:rsidRDefault="00180D8E" w:rsidP="008F0D17">
      <w:pPr>
        <w:rPr>
          <w:sz w:val="22"/>
          <w:szCs w:val="22"/>
          <w:lang w:eastAsia="en-US"/>
        </w:rPr>
      </w:pPr>
      <w:r w:rsidRPr="00041089">
        <w:rPr>
          <w:sz w:val="22"/>
          <w:szCs w:val="22"/>
          <w:lang w:eastAsia="en-US"/>
        </w:rPr>
        <w:t xml:space="preserve">The audio features dataset was downloaded from a public dataset </w:t>
      </w:r>
      <w:r w:rsidR="00A4764E" w:rsidRPr="00041089">
        <w:rPr>
          <w:sz w:val="22"/>
          <w:szCs w:val="22"/>
          <w:lang w:eastAsia="en-US"/>
        </w:rPr>
        <w:t>on huggingface.co (</w:t>
      </w:r>
      <w:proofErr w:type="spellStart"/>
      <w:r w:rsidR="00A4764E" w:rsidRPr="00041089">
        <w:rPr>
          <w:sz w:val="22"/>
          <w:szCs w:val="22"/>
          <w:lang w:eastAsia="en-US"/>
        </w:rPr>
        <w:t>ozefe</w:t>
      </w:r>
      <w:proofErr w:type="spellEnd"/>
      <w:r w:rsidR="00A4764E" w:rsidRPr="00041089">
        <w:rPr>
          <w:sz w:val="22"/>
          <w:szCs w:val="22"/>
          <w:lang w:eastAsia="en-US"/>
        </w:rPr>
        <w:t>) which consists of audio features for 256 million tracks.</w:t>
      </w:r>
    </w:p>
    <w:p w14:paraId="278CE998" w14:textId="77777777" w:rsidR="008F6D39" w:rsidRPr="00041089" w:rsidRDefault="008F6D39" w:rsidP="008F0D17">
      <w:pPr>
        <w:rPr>
          <w:sz w:val="22"/>
          <w:szCs w:val="22"/>
          <w:lang w:eastAsia="en-US"/>
        </w:rPr>
      </w:pPr>
    </w:p>
    <w:p w14:paraId="1B149DAC" w14:textId="2320E35B" w:rsidR="002E3DE6" w:rsidRPr="00041089" w:rsidRDefault="008F6D39" w:rsidP="002E3DE6">
      <w:pPr>
        <w:rPr>
          <w:sz w:val="22"/>
          <w:szCs w:val="22"/>
          <w:lang w:eastAsia="en-US"/>
        </w:rPr>
      </w:pPr>
      <w:r w:rsidRPr="00041089">
        <w:rPr>
          <w:sz w:val="22"/>
          <w:szCs w:val="22"/>
          <w:lang w:eastAsia="en-US"/>
        </w:rPr>
        <w:t xml:space="preserve">Upon the execution of the data_processing_main.py script a random uuid is assigned to each </w:t>
      </w:r>
      <w:r w:rsidR="002E3DE6" w:rsidRPr="00041089">
        <w:rPr>
          <w:sz w:val="22"/>
          <w:szCs w:val="22"/>
          <w:lang w:eastAsia="en-US"/>
        </w:rPr>
        <w:t>folder and is then broadcasted to each row in the combined JSON files.</w:t>
      </w:r>
      <w:r w:rsidRPr="00041089">
        <w:rPr>
          <w:sz w:val="22"/>
          <w:szCs w:val="22"/>
          <w:lang w:eastAsia="en-US"/>
        </w:rPr>
        <w:t xml:space="preserve"> This ensures that there is no traceable attachment of the volunteer to their dataset.</w:t>
      </w:r>
      <w:r w:rsidR="002E3DE6" w:rsidRPr="00041089">
        <w:rPr>
          <w:sz w:val="22"/>
          <w:szCs w:val="22"/>
          <w:lang w:eastAsia="en-US"/>
        </w:rPr>
        <w:t xml:space="preserve"> The raw exports persist on the researchers</w:t>
      </w:r>
      <w:r w:rsidR="0028704C" w:rsidRPr="00041089">
        <w:rPr>
          <w:sz w:val="22"/>
          <w:szCs w:val="22"/>
          <w:lang w:eastAsia="en-US"/>
        </w:rPr>
        <w:t>’</w:t>
      </w:r>
      <w:r w:rsidR="002E3DE6" w:rsidRPr="00041089">
        <w:rPr>
          <w:sz w:val="22"/>
          <w:szCs w:val="22"/>
          <w:lang w:eastAsia="en-US"/>
        </w:rPr>
        <w:t xml:space="preserve"> local machine until completion of the research as described in the ethics application.</w:t>
      </w:r>
    </w:p>
    <w:p w14:paraId="4154D071" w14:textId="77777777" w:rsidR="00041089" w:rsidRDefault="00041089" w:rsidP="002E3DE6">
      <w:pPr>
        <w:pStyle w:val="Subtitle"/>
        <w:rPr>
          <w:rFonts w:cs="Times New Roman"/>
        </w:rPr>
      </w:pPr>
    </w:p>
    <w:p w14:paraId="21706908" w14:textId="77777777" w:rsidR="00E14C2F" w:rsidRDefault="00E14C2F" w:rsidP="002E3DE6">
      <w:pPr>
        <w:pStyle w:val="Subtitle"/>
        <w:rPr>
          <w:rFonts w:cs="Times New Roman"/>
        </w:rPr>
      </w:pPr>
    </w:p>
    <w:p w14:paraId="175DE5E5" w14:textId="77777777" w:rsidR="00E14C2F" w:rsidRDefault="00E14C2F" w:rsidP="002E3DE6">
      <w:pPr>
        <w:pStyle w:val="Subtitle"/>
        <w:rPr>
          <w:rFonts w:cs="Times New Roman"/>
        </w:rPr>
      </w:pPr>
    </w:p>
    <w:p w14:paraId="7C09EDE0" w14:textId="77777777" w:rsidR="00E14C2F" w:rsidRDefault="00E14C2F" w:rsidP="002E3DE6">
      <w:pPr>
        <w:pStyle w:val="Subtitle"/>
        <w:rPr>
          <w:rFonts w:cs="Times New Roman"/>
        </w:rPr>
      </w:pPr>
    </w:p>
    <w:p w14:paraId="6ECDC7B8" w14:textId="77777777" w:rsidR="00E14C2F" w:rsidRDefault="00E14C2F" w:rsidP="002E3DE6">
      <w:pPr>
        <w:pStyle w:val="Subtitle"/>
        <w:rPr>
          <w:rFonts w:cs="Times New Roman"/>
        </w:rPr>
      </w:pPr>
    </w:p>
    <w:p w14:paraId="5F3A90A6" w14:textId="77777777" w:rsidR="00E14C2F" w:rsidRDefault="00E14C2F" w:rsidP="002E3DE6">
      <w:pPr>
        <w:pStyle w:val="Subtitle"/>
        <w:rPr>
          <w:rFonts w:cs="Times New Roman"/>
        </w:rPr>
      </w:pPr>
    </w:p>
    <w:p w14:paraId="02F5DBE2" w14:textId="77777777" w:rsidR="00E14C2F" w:rsidRDefault="00E14C2F" w:rsidP="002E3DE6">
      <w:pPr>
        <w:pStyle w:val="Subtitle"/>
        <w:rPr>
          <w:rFonts w:cs="Times New Roman"/>
        </w:rPr>
      </w:pPr>
    </w:p>
    <w:p w14:paraId="21092B66" w14:textId="77777777" w:rsidR="00E14C2F" w:rsidRDefault="00E14C2F" w:rsidP="002E3DE6">
      <w:pPr>
        <w:pStyle w:val="Subtitle"/>
        <w:rPr>
          <w:rFonts w:cs="Times New Roman"/>
        </w:rPr>
      </w:pPr>
    </w:p>
    <w:p w14:paraId="65498637" w14:textId="77777777" w:rsidR="00E14C2F" w:rsidRDefault="00E14C2F" w:rsidP="002E3DE6">
      <w:pPr>
        <w:pStyle w:val="Subtitle"/>
        <w:rPr>
          <w:rFonts w:cs="Times New Roman"/>
        </w:rPr>
      </w:pPr>
    </w:p>
    <w:p w14:paraId="5E5A7EC4" w14:textId="77777777" w:rsidR="00E14C2F" w:rsidRDefault="00E14C2F" w:rsidP="002E3DE6">
      <w:pPr>
        <w:pStyle w:val="Subtitle"/>
        <w:rPr>
          <w:rFonts w:cs="Times New Roman"/>
        </w:rPr>
      </w:pPr>
    </w:p>
    <w:p w14:paraId="273574E8" w14:textId="77777777" w:rsidR="00E14C2F" w:rsidRDefault="00E14C2F" w:rsidP="002E3DE6">
      <w:pPr>
        <w:pStyle w:val="Subtitle"/>
        <w:rPr>
          <w:rFonts w:cs="Times New Roman"/>
        </w:rPr>
      </w:pPr>
    </w:p>
    <w:p w14:paraId="56404A06" w14:textId="77777777" w:rsidR="00E14C2F" w:rsidRDefault="00E14C2F" w:rsidP="002E3DE6">
      <w:pPr>
        <w:pStyle w:val="Subtitle"/>
        <w:rPr>
          <w:rFonts w:cs="Times New Roman"/>
        </w:rPr>
      </w:pPr>
    </w:p>
    <w:p w14:paraId="5AA80174" w14:textId="77777777" w:rsidR="00C35B43" w:rsidRDefault="00C35B43" w:rsidP="002E3DE6">
      <w:pPr>
        <w:pStyle w:val="Subtitle"/>
        <w:rPr>
          <w:rFonts w:cs="Times New Roman"/>
        </w:rPr>
      </w:pPr>
    </w:p>
    <w:p w14:paraId="414247BE" w14:textId="60E56030" w:rsidR="00784E42" w:rsidRDefault="00F03D79" w:rsidP="002E3DE6">
      <w:pPr>
        <w:pStyle w:val="Subtitle"/>
        <w:rPr>
          <w:rFonts w:cs="Times New Roman"/>
        </w:rPr>
      </w:pPr>
      <w:r>
        <w:rPr>
          <w:rFonts w:cs="Times New Roman"/>
        </w:rPr>
        <w:t>3.</w:t>
      </w:r>
      <w:r w:rsidR="003D4C1E">
        <w:rPr>
          <w:rFonts w:cs="Times New Roman"/>
        </w:rPr>
        <w:t xml:space="preserve">2 </w:t>
      </w:r>
      <w:r w:rsidR="002E3DE6" w:rsidRPr="002E3DE6">
        <w:rPr>
          <w:rFonts w:cs="Times New Roman"/>
        </w:rPr>
        <w:t>Data Pipeline</w:t>
      </w:r>
    </w:p>
    <w:p w14:paraId="32A11E6B" w14:textId="77777777" w:rsidR="003D4C1E" w:rsidRPr="003D4C1E" w:rsidRDefault="003D4C1E" w:rsidP="003D4C1E"/>
    <w:p w14:paraId="26ECF1AA" w14:textId="359C8A82" w:rsidR="000B7D3C" w:rsidRPr="00041089" w:rsidRDefault="000B7D3C" w:rsidP="000B7D3C">
      <w:pPr>
        <w:rPr>
          <w:sz w:val="22"/>
          <w:szCs w:val="22"/>
          <w:lang w:eastAsia="en-US"/>
        </w:rPr>
      </w:pPr>
      <w:r w:rsidRPr="00041089">
        <w:rPr>
          <w:sz w:val="22"/>
          <w:szCs w:val="22"/>
          <w:lang w:eastAsia="en-US"/>
        </w:rPr>
        <w:t>The data pipeline is executed by a single file ‘</w:t>
      </w:r>
      <w:r w:rsidRPr="00041089">
        <w:rPr>
          <w:i/>
          <w:iCs/>
          <w:sz w:val="22"/>
          <w:szCs w:val="22"/>
          <w:lang w:eastAsia="en-US"/>
        </w:rPr>
        <w:t>data_processing_main.py</w:t>
      </w:r>
      <w:r w:rsidRPr="00041089">
        <w:rPr>
          <w:sz w:val="22"/>
          <w:szCs w:val="22"/>
          <w:lang w:eastAsia="en-US"/>
        </w:rPr>
        <w:t>’. This consists of 5 separate scripts; These are outlined in further detail below:</w:t>
      </w:r>
    </w:p>
    <w:p w14:paraId="57B79CE9" w14:textId="77777777" w:rsidR="00CD32BF" w:rsidRDefault="00CD32BF" w:rsidP="000B7D3C">
      <w:pPr>
        <w:rPr>
          <w:lang w:eastAsia="en-US"/>
        </w:rPr>
      </w:pPr>
    </w:p>
    <w:p w14:paraId="1F569EAE" w14:textId="77777777" w:rsidR="00CD32BF" w:rsidRDefault="00CD32BF" w:rsidP="000B7D3C">
      <w:pPr>
        <w:rPr>
          <w:lang w:eastAsia="en-US"/>
        </w:rPr>
      </w:pPr>
    </w:p>
    <w:p w14:paraId="2C6E0966" w14:textId="20437032" w:rsidR="00CD32BF" w:rsidRDefault="00CD32BF" w:rsidP="000B7D3C">
      <w:pPr>
        <w:rPr>
          <w:lang w:eastAsia="en-US"/>
        </w:rPr>
      </w:pPr>
      <w:r w:rsidRPr="002E3DE6">
        <w:rPr>
          <w:noProof/>
        </w:rPr>
        <mc:AlternateContent>
          <mc:Choice Requires="wpg">
            <w:drawing>
              <wp:inline distT="0" distB="0" distL="0" distR="0" wp14:anchorId="21D17692" wp14:editId="601C9BFE">
                <wp:extent cx="6249880" cy="2916551"/>
                <wp:effectExtent l="0" t="0" r="11430" b="17780"/>
                <wp:docPr id="1219379030" name="Group 3"/>
                <wp:cNvGraphicFramePr/>
                <a:graphic xmlns:a="http://schemas.openxmlformats.org/drawingml/2006/main">
                  <a:graphicData uri="http://schemas.microsoft.com/office/word/2010/wordprocessingGroup">
                    <wpg:wgp>
                      <wpg:cNvGrpSpPr/>
                      <wpg:grpSpPr>
                        <a:xfrm>
                          <a:off x="0" y="0"/>
                          <a:ext cx="6249880" cy="2916551"/>
                          <a:chOff x="0" y="0"/>
                          <a:chExt cx="6019403" cy="3062796"/>
                        </a:xfrm>
                      </wpg:grpSpPr>
                      <wps:wsp>
                        <wps:cNvPr id="1867408560" name="Text Box 1"/>
                        <wps:cNvSpPr txBox="1"/>
                        <wps:spPr>
                          <a:xfrm>
                            <a:off x="0" y="0"/>
                            <a:ext cx="1349406" cy="1349406"/>
                          </a:xfrm>
                          <a:prstGeom prst="rect">
                            <a:avLst/>
                          </a:prstGeom>
                          <a:solidFill>
                            <a:schemeClr val="lt1"/>
                          </a:solidFill>
                          <a:ln w="6350">
                            <a:solidFill>
                              <a:prstClr val="black"/>
                            </a:solidFill>
                          </a:ln>
                        </wps:spPr>
                        <wps:txbx>
                          <w:txbxContent>
                            <w:p w14:paraId="7857F51A" w14:textId="77777777" w:rsidR="00CD32BF" w:rsidRPr="000B7D3C" w:rsidRDefault="00CD32BF" w:rsidP="00CD32BF">
                              <w:pPr>
                                <w:rPr>
                                  <w:b/>
                                  <w:bCs/>
                                  <w:sz w:val="21"/>
                                  <w:szCs w:val="21"/>
                                </w:rPr>
                              </w:pPr>
                              <w:r w:rsidRPr="000B7D3C">
                                <w:rPr>
                                  <w:b/>
                                  <w:bCs/>
                                  <w:sz w:val="21"/>
                                  <w:szCs w:val="21"/>
                                </w:rPr>
                                <w:t>Json2csv.py</w:t>
                              </w:r>
                            </w:p>
                            <w:p w14:paraId="6162DC61" w14:textId="77777777" w:rsidR="00CD32BF" w:rsidRDefault="00CD32BF" w:rsidP="00CD32BF">
                              <w:pPr>
                                <w:pStyle w:val="ListParagraph"/>
                                <w:numPr>
                                  <w:ilvl w:val="0"/>
                                  <w:numId w:val="3"/>
                                </w:numPr>
                                <w:rPr>
                                  <w:sz w:val="16"/>
                                  <w:szCs w:val="16"/>
                                </w:rPr>
                              </w:pPr>
                              <w:r>
                                <w:rPr>
                                  <w:sz w:val="16"/>
                                  <w:szCs w:val="16"/>
                                </w:rPr>
                                <w:t>Assign random uuid strings for each user</w:t>
                              </w:r>
                            </w:p>
                            <w:p w14:paraId="28AD71B2" w14:textId="77777777" w:rsidR="00CD32BF" w:rsidRDefault="00CD32BF" w:rsidP="00CD32BF">
                              <w:pPr>
                                <w:pStyle w:val="ListParagraph"/>
                                <w:numPr>
                                  <w:ilvl w:val="0"/>
                                  <w:numId w:val="3"/>
                                </w:numPr>
                                <w:rPr>
                                  <w:sz w:val="16"/>
                                  <w:szCs w:val="16"/>
                                </w:rPr>
                              </w:pPr>
                              <w:r>
                                <w:rPr>
                                  <w:sz w:val="16"/>
                                  <w:szCs w:val="16"/>
                                </w:rPr>
                                <w:t>Drop any redundant/identifier columns</w:t>
                              </w:r>
                            </w:p>
                            <w:p w14:paraId="20EF8831" w14:textId="77777777" w:rsidR="00CD32BF" w:rsidRDefault="00CD32BF" w:rsidP="00CD32BF">
                              <w:pPr>
                                <w:pStyle w:val="ListParagraph"/>
                                <w:numPr>
                                  <w:ilvl w:val="0"/>
                                  <w:numId w:val="3"/>
                                </w:numPr>
                                <w:rPr>
                                  <w:sz w:val="16"/>
                                  <w:szCs w:val="16"/>
                                </w:rPr>
                              </w:pPr>
                              <w:r>
                                <w:rPr>
                                  <w:sz w:val="16"/>
                                  <w:szCs w:val="16"/>
                                </w:rPr>
                                <w:t>Combine all Json files into a single csv</w:t>
                              </w:r>
                            </w:p>
                            <w:p w14:paraId="20488111" w14:textId="77777777" w:rsidR="00CD32BF" w:rsidRPr="000B7D3C" w:rsidRDefault="00CD32BF" w:rsidP="00CD32BF">
                              <w:pPr>
                                <w:ind w:left="10" w:hanging="10"/>
                                <w:rPr>
                                  <w:sz w:val="16"/>
                                  <w:szCs w:val="16"/>
                                </w:rPr>
                              </w:pPr>
                            </w:p>
                            <w:p w14:paraId="188C24AC" w14:textId="77777777" w:rsidR="00CD32BF" w:rsidRPr="000B7D3C" w:rsidRDefault="00CD32BF" w:rsidP="00CD32BF">
                              <w:pPr>
                                <w:pStyle w:val="ListParagraph"/>
                                <w:numPr>
                                  <w:ilvl w:val="0"/>
                                  <w:numId w:val="3"/>
                                </w:num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28356941" name="Text Box 1"/>
                        <wps:cNvSpPr txBox="1"/>
                        <wps:spPr>
                          <a:xfrm>
                            <a:off x="2219417" y="0"/>
                            <a:ext cx="1349406" cy="1349406"/>
                          </a:xfrm>
                          <a:prstGeom prst="rect">
                            <a:avLst/>
                          </a:prstGeom>
                          <a:solidFill>
                            <a:schemeClr val="lt1"/>
                          </a:solidFill>
                          <a:ln w="6350">
                            <a:solidFill>
                              <a:prstClr val="black"/>
                            </a:solidFill>
                          </a:ln>
                        </wps:spPr>
                        <wps:txbx>
                          <w:txbxContent>
                            <w:p w14:paraId="53679680" w14:textId="77777777" w:rsidR="00CD32BF" w:rsidRDefault="00CD32BF" w:rsidP="00CD32BF">
                              <w:pPr>
                                <w:rPr>
                                  <w:b/>
                                  <w:bCs/>
                                  <w:sz w:val="21"/>
                                  <w:szCs w:val="21"/>
                                </w:rPr>
                              </w:pPr>
                              <w:r w:rsidRPr="000B7D3C">
                                <w:rPr>
                                  <w:b/>
                                  <w:bCs/>
                                  <w:sz w:val="21"/>
                                  <w:szCs w:val="21"/>
                                </w:rPr>
                                <w:t>Session_compiler.py</w:t>
                              </w:r>
                            </w:p>
                            <w:p w14:paraId="4805994C" w14:textId="77777777" w:rsidR="00CD32BF" w:rsidRDefault="00CD32BF" w:rsidP="00CD32BF">
                              <w:pPr>
                                <w:pStyle w:val="ListParagraph"/>
                                <w:numPr>
                                  <w:ilvl w:val="0"/>
                                  <w:numId w:val="6"/>
                                </w:numPr>
                                <w:rPr>
                                  <w:sz w:val="16"/>
                                  <w:szCs w:val="16"/>
                                </w:rPr>
                              </w:pPr>
                              <w:r>
                                <w:rPr>
                                  <w:sz w:val="16"/>
                                  <w:szCs w:val="16"/>
                                </w:rPr>
                                <w:t>Construct sessions according to the constraints outlined below</w:t>
                              </w:r>
                            </w:p>
                            <w:p w14:paraId="19D6C88F" w14:textId="77777777" w:rsidR="00CD32BF" w:rsidRPr="00F925EE" w:rsidRDefault="00CD32BF" w:rsidP="00CD32BF">
                              <w:pPr>
                                <w:pStyle w:val="ListParagraph"/>
                                <w:numPr>
                                  <w:ilvl w:val="0"/>
                                  <w:numId w:val="6"/>
                                </w:numPr>
                                <w:rPr>
                                  <w:sz w:val="16"/>
                                  <w:szCs w:val="16"/>
                                </w:rPr>
                              </w:pPr>
                              <w:r>
                                <w:rPr>
                                  <w:sz w:val="16"/>
                                  <w:szCs w:val="16"/>
                                </w:rPr>
                                <w:t>Write output to a parquet 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27816450" name="Text Box 1"/>
                        <wps:cNvSpPr txBox="1"/>
                        <wps:spPr>
                          <a:xfrm>
                            <a:off x="4420895" y="0"/>
                            <a:ext cx="1598508" cy="1349406"/>
                          </a:xfrm>
                          <a:prstGeom prst="rect">
                            <a:avLst/>
                          </a:prstGeom>
                          <a:solidFill>
                            <a:schemeClr val="lt1"/>
                          </a:solidFill>
                          <a:ln w="6350">
                            <a:solidFill>
                              <a:prstClr val="black"/>
                            </a:solidFill>
                          </a:ln>
                        </wps:spPr>
                        <wps:txbx>
                          <w:txbxContent>
                            <w:p w14:paraId="5FD8E885" w14:textId="77777777" w:rsidR="00CD32BF" w:rsidRDefault="00CD32BF" w:rsidP="00CD32BF">
                              <w:pPr>
                                <w:rPr>
                                  <w:b/>
                                  <w:bCs/>
                                  <w:sz w:val="20"/>
                                  <w:szCs w:val="20"/>
                                </w:rPr>
                              </w:pPr>
                              <w:r>
                                <w:rPr>
                                  <w:b/>
                                  <w:bCs/>
                                  <w:sz w:val="20"/>
                                  <w:szCs w:val="20"/>
                                </w:rPr>
                                <w:t>Audio_features_clean.py</w:t>
                              </w:r>
                            </w:p>
                            <w:p w14:paraId="1F5D169A" w14:textId="77777777" w:rsidR="00CD32BF" w:rsidRDefault="00CD32BF" w:rsidP="00CD32BF">
                              <w:pPr>
                                <w:pStyle w:val="ListParagraph"/>
                                <w:numPr>
                                  <w:ilvl w:val="0"/>
                                  <w:numId w:val="7"/>
                                </w:numPr>
                                <w:rPr>
                                  <w:sz w:val="16"/>
                                  <w:szCs w:val="16"/>
                                </w:rPr>
                              </w:pPr>
                              <w:r>
                                <w:rPr>
                                  <w:sz w:val="16"/>
                                  <w:szCs w:val="16"/>
                                </w:rPr>
                                <w:t>Drop any duplicate rows</w:t>
                              </w:r>
                            </w:p>
                            <w:p w14:paraId="5138D515" w14:textId="77777777" w:rsidR="00CD32BF" w:rsidRDefault="00CD32BF" w:rsidP="00CD32BF">
                              <w:pPr>
                                <w:pStyle w:val="ListParagraph"/>
                                <w:numPr>
                                  <w:ilvl w:val="0"/>
                                  <w:numId w:val="7"/>
                                </w:numPr>
                                <w:rPr>
                                  <w:sz w:val="16"/>
                                  <w:szCs w:val="16"/>
                                </w:rPr>
                              </w:pPr>
                              <w:r>
                                <w:rPr>
                                  <w:sz w:val="16"/>
                                  <w:szCs w:val="16"/>
                                </w:rPr>
                                <w:t>Merge extended streaming dataset with audio features dataset</w:t>
                              </w:r>
                            </w:p>
                            <w:p w14:paraId="7BE6C1A3" w14:textId="53E1BB89" w:rsidR="00E36BD1" w:rsidRDefault="00E36BD1" w:rsidP="00CD32BF">
                              <w:pPr>
                                <w:pStyle w:val="ListParagraph"/>
                                <w:numPr>
                                  <w:ilvl w:val="0"/>
                                  <w:numId w:val="7"/>
                                </w:numPr>
                                <w:rPr>
                                  <w:sz w:val="16"/>
                                  <w:szCs w:val="16"/>
                                </w:rPr>
                              </w:pPr>
                              <w:r>
                                <w:rPr>
                                  <w:sz w:val="16"/>
                                  <w:szCs w:val="16"/>
                                </w:rPr>
                                <w:t>Drop any tracks that have no corresponding audio features, unmatched tracks</w:t>
                              </w:r>
                            </w:p>
                            <w:p w14:paraId="0C5356E1" w14:textId="77777777" w:rsidR="00CD32BF" w:rsidRPr="00F925EE" w:rsidRDefault="00CD32BF" w:rsidP="00CD32BF">
                              <w:pPr>
                                <w:pStyle w:val="ListParagraph"/>
                                <w:ind w:left="350"/>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34710286" name="Text Box 1"/>
                        <wps:cNvSpPr txBox="1"/>
                        <wps:spPr>
                          <a:xfrm>
                            <a:off x="3267456" y="1713390"/>
                            <a:ext cx="1402198" cy="1349406"/>
                          </a:xfrm>
                          <a:prstGeom prst="rect">
                            <a:avLst/>
                          </a:prstGeom>
                          <a:solidFill>
                            <a:schemeClr val="lt1"/>
                          </a:solidFill>
                          <a:ln w="6350">
                            <a:solidFill>
                              <a:prstClr val="black"/>
                            </a:solidFill>
                          </a:ln>
                        </wps:spPr>
                        <wps:txbx>
                          <w:txbxContent>
                            <w:p w14:paraId="7438BDD1" w14:textId="77777777" w:rsidR="00CD32BF" w:rsidRDefault="00CD32BF" w:rsidP="00CD32BF">
                              <w:pPr>
                                <w:rPr>
                                  <w:b/>
                                  <w:bCs/>
                                  <w:sz w:val="20"/>
                                  <w:szCs w:val="20"/>
                                </w:rPr>
                              </w:pPr>
                              <w:r>
                                <w:rPr>
                                  <w:b/>
                                  <w:bCs/>
                                  <w:sz w:val="20"/>
                                  <w:szCs w:val="20"/>
                                </w:rPr>
                                <w:t>Feature_and_filter.py</w:t>
                              </w:r>
                            </w:p>
                            <w:p w14:paraId="3FD6F117" w14:textId="77777777" w:rsidR="00CD32BF" w:rsidRDefault="00CD32BF" w:rsidP="00CD32BF">
                              <w:pPr>
                                <w:pStyle w:val="ListParagraph"/>
                                <w:numPr>
                                  <w:ilvl w:val="0"/>
                                  <w:numId w:val="8"/>
                                </w:numPr>
                                <w:rPr>
                                  <w:sz w:val="16"/>
                                  <w:szCs w:val="16"/>
                                </w:rPr>
                              </w:pPr>
                              <w:r>
                                <w:rPr>
                                  <w:sz w:val="16"/>
                                  <w:szCs w:val="16"/>
                                </w:rPr>
                                <w:t>Apply filters to dataset according to the constraints outlined below</w:t>
                              </w:r>
                            </w:p>
                            <w:p w14:paraId="33EBC411" w14:textId="77777777" w:rsidR="00CD32BF" w:rsidRPr="00CD32BF" w:rsidRDefault="00CD32BF" w:rsidP="00CD32BF">
                              <w:pPr>
                                <w:pStyle w:val="ListParagraph"/>
                                <w:numPr>
                                  <w:ilvl w:val="0"/>
                                  <w:numId w:val="8"/>
                                </w:numPr>
                                <w:rPr>
                                  <w:sz w:val="16"/>
                                  <w:szCs w:val="16"/>
                                </w:rPr>
                              </w:pPr>
                              <w:r>
                                <w:rPr>
                                  <w:sz w:val="16"/>
                                  <w:szCs w:val="16"/>
                                </w:rPr>
                                <w:t>Derive additional features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58598968" name="Text Box 1"/>
                        <wps:cNvSpPr txBox="1"/>
                        <wps:spPr>
                          <a:xfrm>
                            <a:off x="1100831" y="1713390"/>
                            <a:ext cx="1349406" cy="1349406"/>
                          </a:xfrm>
                          <a:prstGeom prst="rect">
                            <a:avLst/>
                          </a:prstGeom>
                          <a:solidFill>
                            <a:schemeClr val="lt1"/>
                          </a:solidFill>
                          <a:ln w="6350">
                            <a:solidFill>
                              <a:prstClr val="black"/>
                            </a:solidFill>
                          </a:ln>
                        </wps:spPr>
                        <wps:txbx>
                          <w:txbxContent>
                            <w:p w14:paraId="76CD894E" w14:textId="77777777" w:rsidR="00CD32BF" w:rsidRDefault="00CD32BF" w:rsidP="00CD32BF">
                              <w:pPr>
                                <w:rPr>
                                  <w:b/>
                                  <w:bCs/>
                                  <w:sz w:val="20"/>
                                  <w:szCs w:val="20"/>
                                </w:rPr>
                              </w:pPr>
                              <w:r>
                                <w:rPr>
                                  <w:b/>
                                  <w:bCs/>
                                  <w:sz w:val="20"/>
                                  <w:szCs w:val="20"/>
                                </w:rPr>
                                <w:t>Dataset_splitter.py</w:t>
                              </w:r>
                            </w:p>
                            <w:p w14:paraId="461959F7" w14:textId="77777777" w:rsidR="00CD32BF" w:rsidRDefault="00CD32BF" w:rsidP="00CD32BF">
                              <w:pPr>
                                <w:pStyle w:val="ListParagraph"/>
                                <w:numPr>
                                  <w:ilvl w:val="0"/>
                                  <w:numId w:val="9"/>
                                </w:numPr>
                                <w:rPr>
                                  <w:sz w:val="16"/>
                                  <w:szCs w:val="16"/>
                                </w:rPr>
                              </w:pPr>
                              <w:r>
                                <w:rPr>
                                  <w:sz w:val="16"/>
                                  <w:szCs w:val="16"/>
                                </w:rPr>
                                <w:t>Normalise features per session</w:t>
                              </w:r>
                            </w:p>
                            <w:p w14:paraId="559D3078" w14:textId="77777777" w:rsidR="00CD32BF" w:rsidRPr="00CD32BF" w:rsidRDefault="00CD32BF" w:rsidP="00CD32BF">
                              <w:pPr>
                                <w:pStyle w:val="ListParagraph"/>
                                <w:numPr>
                                  <w:ilvl w:val="0"/>
                                  <w:numId w:val="9"/>
                                </w:numPr>
                                <w:rPr>
                                  <w:sz w:val="16"/>
                                  <w:szCs w:val="16"/>
                                </w:rPr>
                              </w:pPr>
                              <w:r>
                                <w:rPr>
                                  <w:sz w:val="16"/>
                                  <w:szCs w:val="16"/>
                                </w:rPr>
                                <w:t>Split dataset into training, validation &amp; testing datasets according to a 70:15:15 split.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46186662" name="Straight Arrow Connector 2"/>
                        <wps:cNvCnPr/>
                        <wps:spPr>
                          <a:xfrm>
                            <a:off x="1349406" y="658304"/>
                            <a:ext cx="870042"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532475252" name="Straight Arrow Connector 2"/>
                        <wps:cNvCnPr/>
                        <wps:spPr>
                          <a:xfrm>
                            <a:off x="3559946" y="676059"/>
                            <a:ext cx="870042"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71054301" name="Straight Arrow Connector 2"/>
                        <wps:cNvCnPr/>
                        <wps:spPr>
                          <a:xfrm flipH="1">
                            <a:off x="4668421" y="1353228"/>
                            <a:ext cx="436239" cy="36386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354541661" name="Straight Arrow Connector 2"/>
                        <wps:cNvCnPr>
                          <a:stCxn id="834710286" idx="1"/>
                        </wps:cNvCnPr>
                        <wps:spPr>
                          <a:xfrm flipH="1">
                            <a:off x="2450237" y="2388093"/>
                            <a:ext cx="817219" cy="1911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inline>
            </w:drawing>
          </mc:Choice>
          <mc:Fallback>
            <w:pict>
              <v:group w14:anchorId="21D17692" id="Group 3" o:spid="_x0000_s1026" style="width:492.1pt;height:229.65pt;mso-position-horizontal-relative:char;mso-position-vertical-relative:line" coordsize="60194,306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">
                <v:shapetype id="_x0000_t202" coordsize="21600,21600" o:spt="202" path="m,l,21600r21600,l21600,xe">
                  <v:stroke joinstyle="miter"/>
                  <v:path gradientshapeok="t" o:connecttype="rect"/>
                </v:shapetype>
                <v:shape id="Text Box 1" o:spid="_x0000_s1027" type="#_x0000_t202" style="position:absolute;width:13494;height:134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" fillcolor="white [3201]" strokeweight=".5pt">
                  <v:textbox>
                    <w:txbxContent>
                      <w:p w14:paraId="7857F51A" w14:textId="77777777" w:rsidR="00CD32BF" w:rsidRPr="000B7D3C" w:rsidRDefault="00CD32BF" w:rsidP="00CD32BF">
                        <w:pPr>
                          <w:rPr>
                            <w:b/>
                            <w:bCs/>
                            <w:sz w:val="21"/>
                            <w:szCs w:val="21"/>
                          </w:rPr>
                        </w:pPr>
                        <w:r w:rsidRPr="000B7D3C">
                          <w:rPr>
                            <w:b/>
                            <w:bCs/>
                            <w:sz w:val="21"/>
                            <w:szCs w:val="21"/>
                          </w:rPr>
                          <w:t>Json2csv.py</w:t>
                        </w:r>
                      </w:p>
                      <w:p w14:paraId="6162DC61" w14:textId="77777777" w:rsidR="00CD32BF" w:rsidRDefault="00CD32BF" w:rsidP="00CD32BF">
                        <w:pPr>
                          <w:pStyle w:val="ListParagraph"/>
                          <w:numPr>
                            <w:ilvl w:val="0"/>
                            <w:numId w:val="3"/>
                          </w:numPr>
                          <w:rPr>
                            <w:sz w:val="16"/>
                            <w:szCs w:val="16"/>
                          </w:rPr>
                        </w:pPr>
                        <w:r>
                          <w:rPr>
                            <w:sz w:val="16"/>
                            <w:szCs w:val="16"/>
                          </w:rPr>
                          <w:t>Assign random uuid strings for each user</w:t>
                        </w:r>
                      </w:p>
                      <w:p w14:paraId="28AD71B2" w14:textId="77777777" w:rsidR="00CD32BF" w:rsidRDefault="00CD32BF" w:rsidP="00CD32BF">
                        <w:pPr>
                          <w:pStyle w:val="ListParagraph"/>
                          <w:numPr>
                            <w:ilvl w:val="0"/>
                            <w:numId w:val="3"/>
                          </w:numPr>
                          <w:rPr>
                            <w:sz w:val="16"/>
                            <w:szCs w:val="16"/>
                          </w:rPr>
                        </w:pPr>
                        <w:r>
                          <w:rPr>
                            <w:sz w:val="16"/>
                            <w:szCs w:val="16"/>
                          </w:rPr>
                          <w:t>Drop any redundant/identifier columns</w:t>
                        </w:r>
                      </w:p>
                      <w:p w14:paraId="20EF8831" w14:textId="77777777" w:rsidR="00CD32BF" w:rsidRDefault="00CD32BF" w:rsidP="00CD32BF">
                        <w:pPr>
                          <w:pStyle w:val="ListParagraph"/>
                          <w:numPr>
                            <w:ilvl w:val="0"/>
                            <w:numId w:val="3"/>
                          </w:numPr>
                          <w:rPr>
                            <w:sz w:val="16"/>
                            <w:szCs w:val="16"/>
                          </w:rPr>
                        </w:pPr>
                        <w:r>
                          <w:rPr>
                            <w:sz w:val="16"/>
                            <w:szCs w:val="16"/>
                          </w:rPr>
                          <w:t>Combine all Json files into a single csv</w:t>
                        </w:r>
                      </w:p>
                      <w:p w14:paraId="20488111" w14:textId="77777777" w:rsidR="00CD32BF" w:rsidRPr="000B7D3C" w:rsidRDefault="00CD32BF" w:rsidP="00CD32BF">
                        <w:pPr>
                          <w:ind w:left="10" w:hanging="10"/>
                          <w:rPr>
                            <w:sz w:val="16"/>
                            <w:szCs w:val="16"/>
                          </w:rPr>
                        </w:pPr>
                      </w:p>
                      <w:p w14:paraId="188C24AC" w14:textId="77777777" w:rsidR="00CD32BF" w:rsidRPr="000B7D3C" w:rsidRDefault="00CD32BF" w:rsidP="00CD32BF">
                        <w:pPr>
                          <w:pStyle w:val="ListParagraph"/>
                          <w:numPr>
                            <w:ilvl w:val="0"/>
                            <w:numId w:val="3"/>
                          </w:numPr>
                          <w:rPr>
                            <w:sz w:val="16"/>
                            <w:szCs w:val="16"/>
                          </w:rPr>
                        </w:pPr>
                      </w:p>
                    </w:txbxContent>
                  </v:textbox>
                </v:shape>
                <v:shape id="Text Box 1" o:spid="_x0000_s1028" type="#_x0000_t202" style="position:absolute;left:22194;width:13494;height:134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" fillcolor="white [3201]" strokeweight=".5pt">
                  <v:textbox>
                    <w:txbxContent>
                      <w:p w14:paraId="53679680" w14:textId="77777777" w:rsidR="00CD32BF" w:rsidRDefault="00CD32BF" w:rsidP="00CD32BF">
                        <w:pPr>
                          <w:rPr>
                            <w:b/>
                            <w:bCs/>
                            <w:sz w:val="21"/>
                            <w:szCs w:val="21"/>
                          </w:rPr>
                        </w:pPr>
                        <w:r w:rsidRPr="000B7D3C">
                          <w:rPr>
                            <w:b/>
                            <w:bCs/>
                            <w:sz w:val="21"/>
                            <w:szCs w:val="21"/>
                          </w:rPr>
                          <w:t>Session_compiler.py</w:t>
                        </w:r>
                      </w:p>
                      <w:p w14:paraId="4805994C" w14:textId="77777777" w:rsidR="00CD32BF" w:rsidRDefault="00CD32BF" w:rsidP="00CD32BF">
                        <w:pPr>
                          <w:pStyle w:val="ListParagraph"/>
                          <w:numPr>
                            <w:ilvl w:val="0"/>
                            <w:numId w:val="6"/>
                          </w:numPr>
                          <w:rPr>
                            <w:sz w:val="16"/>
                            <w:szCs w:val="16"/>
                          </w:rPr>
                        </w:pPr>
                        <w:r>
                          <w:rPr>
                            <w:sz w:val="16"/>
                            <w:szCs w:val="16"/>
                          </w:rPr>
                          <w:t>Construct sessions according to the constraints outlined below</w:t>
                        </w:r>
                      </w:p>
                      <w:p w14:paraId="19D6C88F" w14:textId="77777777" w:rsidR="00CD32BF" w:rsidRPr="00F925EE" w:rsidRDefault="00CD32BF" w:rsidP="00CD32BF">
                        <w:pPr>
                          <w:pStyle w:val="ListParagraph"/>
                          <w:numPr>
                            <w:ilvl w:val="0"/>
                            <w:numId w:val="6"/>
                          </w:numPr>
                          <w:rPr>
                            <w:sz w:val="16"/>
                            <w:szCs w:val="16"/>
                          </w:rPr>
                        </w:pPr>
                        <w:r>
                          <w:rPr>
                            <w:sz w:val="16"/>
                            <w:szCs w:val="16"/>
                          </w:rPr>
                          <w:t>Write output to a parquet file</w:t>
                        </w:r>
                      </w:p>
                    </w:txbxContent>
                  </v:textbox>
                </v:shape>
                <v:shape id="Text Box 1" o:spid="_x0000_s1029" type="#_x0000_t202" style="position:absolute;left:44208;width:15986;height:134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" fillcolor="white [3201]" strokeweight=".5pt">
                  <v:textbox>
                    <w:txbxContent>
                      <w:p w14:paraId="5FD8E885" w14:textId="77777777" w:rsidR="00CD32BF" w:rsidRDefault="00CD32BF" w:rsidP="00CD32BF">
                        <w:pPr>
                          <w:rPr>
                            <w:b/>
                            <w:bCs/>
                            <w:sz w:val="20"/>
                            <w:szCs w:val="20"/>
                          </w:rPr>
                        </w:pPr>
                        <w:r>
                          <w:rPr>
                            <w:b/>
                            <w:bCs/>
                            <w:sz w:val="20"/>
                            <w:szCs w:val="20"/>
                          </w:rPr>
                          <w:t>Audio_features_clean.py</w:t>
                        </w:r>
                      </w:p>
                      <w:p w14:paraId="1F5D169A" w14:textId="77777777" w:rsidR="00CD32BF" w:rsidRDefault="00CD32BF" w:rsidP="00CD32BF">
                        <w:pPr>
                          <w:pStyle w:val="ListParagraph"/>
                          <w:numPr>
                            <w:ilvl w:val="0"/>
                            <w:numId w:val="7"/>
                          </w:numPr>
                          <w:rPr>
                            <w:sz w:val="16"/>
                            <w:szCs w:val="16"/>
                          </w:rPr>
                        </w:pPr>
                        <w:r>
                          <w:rPr>
                            <w:sz w:val="16"/>
                            <w:szCs w:val="16"/>
                          </w:rPr>
                          <w:t>Drop any duplicate rows</w:t>
                        </w:r>
                      </w:p>
                      <w:p w14:paraId="5138D515" w14:textId="77777777" w:rsidR="00CD32BF" w:rsidRDefault="00CD32BF" w:rsidP="00CD32BF">
                        <w:pPr>
                          <w:pStyle w:val="ListParagraph"/>
                          <w:numPr>
                            <w:ilvl w:val="0"/>
                            <w:numId w:val="7"/>
                          </w:numPr>
                          <w:rPr>
                            <w:sz w:val="16"/>
                            <w:szCs w:val="16"/>
                          </w:rPr>
                        </w:pPr>
                        <w:r>
                          <w:rPr>
                            <w:sz w:val="16"/>
                            <w:szCs w:val="16"/>
                          </w:rPr>
                          <w:t>Merge extended streaming dataset with audio features dataset</w:t>
                        </w:r>
                      </w:p>
                      <w:p w14:paraId="7BE6C1A3" w14:textId="53E1BB89" w:rsidR="00E36BD1" w:rsidRDefault="00E36BD1" w:rsidP="00CD32BF">
                        <w:pPr>
                          <w:pStyle w:val="ListParagraph"/>
                          <w:numPr>
                            <w:ilvl w:val="0"/>
                            <w:numId w:val="7"/>
                          </w:numPr>
                          <w:rPr>
                            <w:sz w:val="16"/>
                            <w:szCs w:val="16"/>
                          </w:rPr>
                        </w:pPr>
                        <w:r>
                          <w:rPr>
                            <w:sz w:val="16"/>
                            <w:szCs w:val="16"/>
                          </w:rPr>
                          <w:t>Drop any tracks that have no corresponding audio features, unmatched tracks</w:t>
                        </w:r>
                      </w:p>
                      <w:p w14:paraId="0C5356E1" w14:textId="77777777" w:rsidR="00CD32BF" w:rsidRPr="00F925EE" w:rsidRDefault="00CD32BF" w:rsidP="00CD32BF">
                        <w:pPr>
                          <w:pStyle w:val="ListParagraph"/>
                          <w:ind w:left="350"/>
                          <w:rPr>
                            <w:sz w:val="16"/>
                            <w:szCs w:val="16"/>
                          </w:rPr>
                        </w:pPr>
                      </w:p>
                    </w:txbxContent>
                  </v:textbox>
                </v:shape>
                <v:shape id="Text Box 1" o:spid="_x0000_s1030" type="#_x0000_t202" style="position:absolute;left:32674;top:17133;width:14022;height:134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" fillcolor="white [3201]" strokeweight=".5pt">
                  <v:textbox>
                    <w:txbxContent>
                      <w:p w14:paraId="7438BDD1" w14:textId="77777777" w:rsidR="00CD32BF" w:rsidRDefault="00CD32BF" w:rsidP="00CD32BF">
                        <w:pPr>
                          <w:rPr>
                            <w:b/>
                            <w:bCs/>
                            <w:sz w:val="20"/>
                            <w:szCs w:val="20"/>
                          </w:rPr>
                        </w:pPr>
                        <w:r>
                          <w:rPr>
                            <w:b/>
                            <w:bCs/>
                            <w:sz w:val="20"/>
                            <w:szCs w:val="20"/>
                          </w:rPr>
                          <w:t>Feature_and_filter.py</w:t>
                        </w:r>
                      </w:p>
                      <w:p w14:paraId="3FD6F117" w14:textId="77777777" w:rsidR="00CD32BF" w:rsidRDefault="00CD32BF" w:rsidP="00CD32BF">
                        <w:pPr>
                          <w:pStyle w:val="ListParagraph"/>
                          <w:numPr>
                            <w:ilvl w:val="0"/>
                            <w:numId w:val="8"/>
                          </w:numPr>
                          <w:rPr>
                            <w:sz w:val="16"/>
                            <w:szCs w:val="16"/>
                          </w:rPr>
                        </w:pPr>
                        <w:r>
                          <w:rPr>
                            <w:sz w:val="16"/>
                            <w:szCs w:val="16"/>
                          </w:rPr>
                          <w:t>Apply filters to dataset according to the constraints outlined below</w:t>
                        </w:r>
                      </w:p>
                      <w:p w14:paraId="33EBC411" w14:textId="77777777" w:rsidR="00CD32BF" w:rsidRPr="00CD32BF" w:rsidRDefault="00CD32BF" w:rsidP="00CD32BF">
                        <w:pPr>
                          <w:pStyle w:val="ListParagraph"/>
                          <w:numPr>
                            <w:ilvl w:val="0"/>
                            <w:numId w:val="8"/>
                          </w:numPr>
                          <w:rPr>
                            <w:sz w:val="16"/>
                            <w:szCs w:val="16"/>
                          </w:rPr>
                        </w:pPr>
                        <w:r>
                          <w:rPr>
                            <w:sz w:val="16"/>
                            <w:szCs w:val="16"/>
                          </w:rPr>
                          <w:t>Derive additional features</w:t>
                        </w:r>
                      </w:p>
                    </w:txbxContent>
                  </v:textbox>
                </v:shape>
                <v:shape id="Text Box 1" o:spid="_x0000_s1031" type="#_x0000_t202" style="position:absolute;left:11008;top:17133;width:13494;height:134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" fillcolor="white [3201]" strokeweight=".5pt">
                  <v:textbox>
                    <w:txbxContent>
                      <w:p w14:paraId="76CD894E" w14:textId="77777777" w:rsidR="00CD32BF" w:rsidRDefault="00CD32BF" w:rsidP="00CD32BF">
                        <w:pPr>
                          <w:rPr>
                            <w:b/>
                            <w:bCs/>
                            <w:sz w:val="20"/>
                            <w:szCs w:val="20"/>
                          </w:rPr>
                        </w:pPr>
                        <w:r>
                          <w:rPr>
                            <w:b/>
                            <w:bCs/>
                            <w:sz w:val="20"/>
                            <w:szCs w:val="20"/>
                          </w:rPr>
                          <w:t>Dataset_splitter.py</w:t>
                        </w:r>
                      </w:p>
                      <w:p w14:paraId="461959F7" w14:textId="77777777" w:rsidR="00CD32BF" w:rsidRDefault="00CD32BF" w:rsidP="00CD32BF">
                        <w:pPr>
                          <w:pStyle w:val="ListParagraph"/>
                          <w:numPr>
                            <w:ilvl w:val="0"/>
                            <w:numId w:val="9"/>
                          </w:numPr>
                          <w:rPr>
                            <w:sz w:val="16"/>
                            <w:szCs w:val="16"/>
                          </w:rPr>
                        </w:pPr>
                        <w:r>
                          <w:rPr>
                            <w:sz w:val="16"/>
                            <w:szCs w:val="16"/>
                          </w:rPr>
                          <w:t>Normalise features per session</w:t>
                        </w:r>
                      </w:p>
                      <w:p w14:paraId="559D3078" w14:textId="77777777" w:rsidR="00CD32BF" w:rsidRPr="00CD32BF" w:rsidRDefault="00CD32BF" w:rsidP="00CD32BF">
                        <w:pPr>
                          <w:pStyle w:val="ListParagraph"/>
                          <w:numPr>
                            <w:ilvl w:val="0"/>
                            <w:numId w:val="9"/>
                          </w:numPr>
                          <w:rPr>
                            <w:sz w:val="16"/>
                            <w:szCs w:val="16"/>
                          </w:rPr>
                        </w:pPr>
                        <w:r>
                          <w:rPr>
                            <w:sz w:val="16"/>
                            <w:szCs w:val="16"/>
                          </w:rPr>
                          <w:t>Split dataset into training, validation &amp; testing datasets according to a 70:15:15 split.</w:t>
                        </w:r>
                      </w:p>
                    </w:txbxContent>
                  </v:textbox>
                </v:shape>
                <v:shapetype id="_x0000_t32" coordsize="21600,21600" o:spt="32" o:oned="t" path="m,l21600,21600e" filled="f">
                  <v:path arrowok="t" fillok="f" o:connecttype="none"/>
                  <o:lock v:ext="edit" shapetype="t"/>
                </v:shapetype>
                <v:shape id="Straight Arrow Connector 2" o:spid="_x0000_s1032" type="#_x0000_t32" style="position:absolute;left:13494;top:6583;width:8700;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" strokecolor="#156082 [3204]" strokeweight="1.5pt">
                  <v:stroke endarrow="block" joinstyle="miter"/>
                </v:shape>
                <v:shape id="Straight Arrow Connector 2" o:spid="_x0000_s1033" type="#_x0000_t32" style="position:absolute;left:35599;top:6760;width:8700;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" strokecolor="#156082 [3204]" strokeweight="1.5pt">
                  <v:stroke endarrow="block" joinstyle="miter"/>
                </v:shape>
                <v:shape id="Straight Arrow Connector 2" o:spid="_x0000_s1034" type="#_x0000_t32" style="position:absolute;left:46684;top:13532;width:4362;height:3638;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" strokecolor="#156082 [3204]" strokeweight="1.5pt">
                  <v:stroke endarrow="block" joinstyle="miter"/>
                </v:shape>
                <v:shape id="Straight Arrow Connector 2" o:spid="_x0000_s1035" type="#_x0000_t32" style="position:absolute;left:24502;top:23880;width:8172;height:192;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" strokecolor="#156082 [3204]" strokeweight="1.5pt">
                  <v:stroke endarrow="block" joinstyle="miter"/>
                </v:shape>
                <w10:anchorlock/>
              </v:group>
            </w:pict>
          </mc:Fallback>
        </mc:AlternateContent>
      </w:r>
    </w:p>
    <w:p w14:paraId="2F120213" w14:textId="72389F01" w:rsidR="00CD32BF" w:rsidRDefault="00CD32BF" w:rsidP="000B7D3C">
      <w:pPr>
        <w:rPr>
          <w:lang w:eastAsia="en-US"/>
        </w:rPr>
      </w:pPr>
    </w:p>
    <w:p w14:paraId="751B9213" w14:textId="5E03B3F0" w:rsidR="00CD32BF" w:rsidRDefault="001D5A0F" w:rsidP="000B7D3C">
      <w:pPr>
        <w:rPr>
          <w:i/>
          <w:iCs/>
          <w:color w:val="3A3A3A" w:themeColor="background2" w:themeShade="40"/>
          <w:lang w:eastAsia="en-US"/>
        </w:rPr>
      </w:pPr>
      <w:r>
        <w:rPr>
          <w:i/>
          <w:iCs/>
          <w:color w:val="3A3A3A" w:themeColor="background2" w:themeShade="40"/>
          <w:lang w:eastAsia="en-US"/>
        </w:rPr>
        <w:t xml:space="preserve">Figure </w:t>
      </w:r>
      <w:r w:rsidR="00F03D79">
        <w:rPr>
          <w:i/>
          <w:iCs/>
          <w:color w:val="3A3A3A" w:themeColor="background2" w:themeShade="40"/>
          <w:lang w:eastAsia="en-US"/>
        </w:rPr>
        <w:t>3.</w:t>
      </w:r>
      <w:r>
        <w:rPr>
          <w:i/>
          <w:iCs/>
          <w:color w:val="3A3A3A" w:themeColor="background2" w:themeShade="40"/>
          <w:lang w:eastAsia="en-US"/>
        </w:rPr>
        <w:t>1.) Diagram to outline the order of the pipeline with brief descriptors of the purpose of each sub-script</w:t>
      </w:r>
    </w:p>
    <w:p w14:paraId="1924E0DA" w14:textId="77777777" w:rsidR="001D5A0F" w:rsidRDefault="001D5A0F" w:rsidP="000B7D3C">
      <w:pPr>
        <w:rPr>
          <w:i/>
          <w:iCs/>
          <w:color w:val="3A3A3A" w:themeColor="background2" w:themeShade="40"/>
          <w:lang w:eastAsia="en-US"/>
        </w:rPr>
      </w:pPr>
    </w:p>
    <w:p w14:paraId="519E337A" w14:textId="5573A3FB" w:rsidR="001D5A0F" w:rsidRPr="00041089" w:rsidRDefault="00E36BD1" w:rsidP="000B7D3C">
      <w:pPr>
        <w:rPr>
          <w:color w:val="000000" w:themeColor="text1"/>
          <w:sz w:val="22"/>
          <w:szCs w:val="22"/>
          <w:lang w:eastAsia="en-US"/>
        </w:rPr>
      </w:pPr>
      <w:r w:rsidRPr="00041089">
        <w:rPr>
          <w:color w:val="000000" w:themeColor="text1"/>
          <w:sz w:val="22"/>
          <w:szCs w:val="22"/>
          <w:lang w:eastAsia="en-US"/>
        </w:rPr>
        <w:t xml:space="preserve">The ordering of the pipeline described in Figure </w:t>
      </w:r>
      <w:r w:rsidR="00F03D79">
        <w:rPr>
          <w:color w:val="000000" w:themeColor="text1"/>
          <w:sz w:val="22"/>
          <w:szCs w:val="22"/>
          <w:lang w:eastAsia="en-US"/>
        </w:rPr>
        <w:t>3.</w:t>
      </w:r>
      <w:r w:rsidRPr="00041089">
        <w:rPr>
          <w:color w:val="000000" w:themeColor="text1"/>
          <w:sz w:val="22"/>
          <w:szCs w:val="22"/>
          <w:lang w:eastAsia="en-US"/>
        </w:rPr>
        <w:t>1 was decided upon for the following reasons:</w:t>
      </w:r>
    </w:p>
    <w:p w14:paraId="18FC842C" w14:textId="1B8F231C" w:rsidR="00E36BD1" w:rsidRPr="00041089" w:rsidRDefault="00E36BD1" w:rsidP="00E36BD1">
      <w:pPr>
        <w:pStyle w:val="ListParagraph"/>
        <w:numPr>
          <w:ilvl w:val="0"/>
          <w:numId w:val="12"/>
        </w:numPr>
        <w:rPr>
          <w:rFonts w:asciiTheme="minorHAnsi" w:hAnsiTheme="minorHAnsi" w:cstheme="minorBidi"/>
          <w:b/>
          <w:bCs/>
          <w:color w:val="000000" w:themeColor="text1"/>
          <w:sz w:val="22"/>
          <w:szCs w:val="22"/>
        </w:rPr>
      </w:pPr>
      <w:r w:rsidRPr="00041089">
        <w:rPr>
          <w:b/>
          <w:bCs/>
          <w:color w:val="000000" w:themeColor="text1"/>
          <w:sz w:val="22"/>
          <w:szCs w:val="22"/>
        </w:rPr>
        <w:t xml:space="preserve">Sessions must be built before the merge: </w:t>
      </w:r>
      <w:r w:rsidRPr="00041089">
        <w:rPr>
          <w:color w:val="000000" w:themeColor="text1"/>
          <w:sz w:val="22"/>
          <w:szCs w:val="22"/>
        </w:rPr>
        <w:t>If unmatched tracks are dropped before the construction of sessions artificial gaps will be created, possibly creating a false boundary between sessions.</w:t>
      </w:r>
    </w:p>
    <w:p w14:paraId="64124957" w14:textId="7A6C702D" w:rsidR="00E36BD1" w:rsidRPr="00041089" w:rsidRDefault="00E36BD1" w:rsidP="00E36BD1">
      <w:pPr>
        <w:pStyle w:val="ListParagraph"/>
        <w:numPr>
          <w:ilvl w:val="0"/>
          <w:numId w:val="12"/>
        </w:numPr>
        <w:rPr>
          <w:rFonts w:asciiTheme="minorHAnsi" w:hAnsiTheme="minorHAnsi" w:cstheme="minorBidi"/>
          <w:b/>
          <w:bCs/>
          <w:color w:val="000000" w:themeColor="text1"/>
          <w:sz w:val="22"/>
          <w:szCs w:val="22"/>
        </w:rPr>
      </w:pPr>
      <w:r w:rsidRPr="00041089">
        <w:rPr>
          <w:b/>
          <w:bCs/>
          <w:color w:val="000000" w:themeColor="text1"/>
          <w:sz w:val="22"/>
          <w:szCs w:val="22"/>
        </w:rPr>
        <w:t xml:space="preserve">Filtering after merge: </w:t>
      </w:r>
      <w:r w:rsidRPr="00041089">
        <w:rPr>
          <w:color w:val="000000" w:themeColor="text1"/>
          <w:sz w:val="22"/>
          <w:szCs w:val="22"/>
        </w:rPr>
        <w:t>5</w:t>
      </w:r>
      <w:r w:rsidR="00E572C1">
        <w:rPr>
          <w:color w:val="000000" w:themeColor="text1"/>
          <w:sz w:val="22"/>
          <w:szCs w:val="22"/>
        </w:rPr>
        <w:t>28</w:t>
      </w:r>
      <w:r w:rsidRPr="00041089">
        <w:rPr>
          <w:color w:val="000000" w:themeColor="text1"/>
          <w:sz w:val="22"/>
          <w:szCs w:val="22"/>
        </w:rPr>
        <w:t xml:space="preserve">k tracks are unmatched after the join, therefore if we filter before the </w:t>
      </w:r>
      <w:proofErr w:type="gramStart"/>
      <w:r w:rsidRPr="00041089">
        <w:rPr>
          <w:color w:val="000000" w:themeColor="text1"/>
          <w:sz w:val="22"/>
          <w:szCs w:val="22"/>
        </w:rPr>
        <w:t>join</w:t>
      </w:r>
      <w:proofErr w:type="gramEnd"/>
      <w:r w:rsidRPr="00041089">
        <w:rPr>
          <w:color w:val="000000" w:themeColor="text1"/>
          <w:sz w:val="22"/>
          <w:szCs w:val="22"/>
        </w:rPr>
        <w:t xml:space="preserve"> we could have sessions containing less tracks than the required amount.</w:t>
      </w:r>
    </w:p>
    <w:p w14:paraId="6AD9CFA0" w14:textId="768CA125" w:rsidR="00E36BD1" w:rsidRPr="00041089" w:rsidRDefault="00E36BD1" w:rsidP="00E36BD1">
      <w:pPr>
        <w:pStyle w:val="ListParagraph"/>
        <w:numPr>
          <w:ilvl w:val="0"/>
          <w:numId w:val="12"/>
        </w:numPr>
        <w:rPr>
          <w:rFonts w:asciiTheme="minorHAnsi" w:hAnsiTheme="minorHAnsi" w:cstheme="minorBidi"/>
          <w:b/>
          <w:bCs/>
          <w:color w:val="000000" w:themeColor="text1"/>
          <w:sz w:val="22"/>
          <w:szCs w:val="22"/>
        </w:rPr>
      </w:pPr>
      <w:r w:rsidRPr="00041089">
        <w:rPr>
          <w:b/>
          <w:bCs/>
          <w:color w:val="000000" w:themeColor="text1"/>
          <w:sz w:val="22"/>
          <w:szCs w:val="22"/>
        </w:rPr>
        <w:t xml:space="preserve">Normalisation after merge and filtering: </w:t>
      </w:r>
      <w:r w:rsidR="00191866" w:rsidRPr="00041089">
        <w:rPr>
          <w:color w:val="000000" w:themeColor="text1"/>
          <w:sz w:val="22"/>
          <w:szCs w:val="22"/>
        </w:rPr>
        <w:t>Features must be normalised on the dataset that the model will be operating upon.</w:t>
      </w:r>
    </w:p>
    <w:p w14:paraId="25713845" w14:textId="77777777" w:rsidR="00E14C2F" w:rsidRDefault="00E14C2F" w:rsidP="00191866">
      <w:pPr>
        <w:pStyle w:val="Subtitle"/>
        <w:rPr>
          <w:rFonts w:cs="Times New Roman"/>
        </w:rPr>
      </w:pPr>
    </w:p>
    <w:p w14:paraId="0EA70776" w14:textId="0D461855" w:rsidR="00191866" w:rsidRDefault="00F03D79" w:rsidP="00191866">
      <w:pPr>
        <w:pStyle w:val="Subtitle"/>
        <w:rPr>
          <w:rFonts w:cs="Times New Roman"/>
        </w:rPr>
      </w:pPr>
      <w:r>
        <w:rPr>
          <w:rFonts w:cs="Times New Roman"/>
        </w:rPr>
        <w:t>3.</w:t>
      </w:r>
      <w:r w:rsidR="003D4C1E">
        <w:rPr>
          <w:rFonts w:cs="Times New Roman"/>
        </w:rPr>
        <w:t xml:space="preserve">3 </w:t>
      </w:r>
      <w:r w:rsidR="00180D8E">
        <w:rPr>
          <w:rFonts w:cs="Times New Roman"/>
        </w:rPr>
        <w:t>Constructing Sessions</w:t>
      </w:r>
    </w:p>
    <w:p w14:paraId="262A32C7" w14:textId="77777777" w:rsidR="00E14C2F" w:rsidRPr="00E14C2F" w:rsidRDefault="00E14C2F" w:rsidP="00E14C2F"/>
    <w:p w14:paraId="68BC2C03" w14:textId="2DCDB170" w:rsidR="00180D8E" w:rsidRPr="00041089" w:rsidRDefault="00180D8E" w:rsidP="000B7D3C">
      <w:pPr>
        <w:rPr>
          <w:sz w:val="22"/>
          <w:szCs w:val="22"/>
          <w:lang w:eastAsia="en-US"/>
        </w:rPr>
      </w:pPr>
      <w:r w:rsidRPr="00041089">
        <w:rPr>
          <w:sz w:val="22"/>
          <w:szCs w:val="22"/>
          <w:lang w:eastAsia="en-US"/>
        </w:rPr>
        <w:t xml:space="preserve">Research carried out by Catledge, L. D. &amp; </w:t>
      </w:r>
      <w:proofErr w:type="spellStart"/>
      <w:r w:rsidRPr="00041089">
        <w:rPr>
          <w:sz w:val="22"/>
          <w:szCs w:val="22"/>
          <w:lang w:eastAsia="en-US"/>
        </w:rPr>
        <w:t>Pitkow</w:t>
      </w:r>
      <w:proofErr w:type="spellEnd"/>
      <w:r w:rsidRPr="00041089">
        <w:rPr>
          <w:sz w:val="22"/>
          <w:szCs w:val="22"/>
          <w:lang w:eastAsia="en-US"/>
        </w:rPr>
        <w:t xml:space="preserve">, J.E. (1995) resulted in the length of 30 minutes being defined as the standard length of time between events such that the period be deemed as inactive. This standard has gone on to be used in most online applications. I therefore deduced that this would be a sensible time constraint </w:t>
      </w:r>
      <w:r w:rsidR="0028704C" w:rsidRPr="00041089">
        <w:rPr>
          <w:sz w:val="22"/>
          <w:szCs w:val="22"/>
          <w:lang w:eastAsia="en-US"/>
        </w:rPr>
        <w:t xml:space="preserve">for </w:t>
      </w:r>
      <w:r w:rsidRPr="00041089">
        <w:rPr>
          <w:sz w:val="22"/>
          <w:szCs w:val="22"/>
          <w:lang w:eastAsia="en-US"/>
        </w:rPr>
        <w:t xml:space="preserve">the period of inactivity needed to define a new session of listening. </w:t>
      </w:r>
    </w:p>
    <w:p w14:paraId="6CE2FCD1" w14:textId="77777777" w:rsidR="00180D8E" w:rsidRPr="00041089" w:rsidRDefault="00180D8E" w:rsidP="000B7D3C">
      <w:pPr>
        <w:rPr>
          <w:sz w:val="22"/>
          <w:szCs w:val="22"/>
          <w:lang w:eastAsia="en-US"/>
        </w:rPr>
      </w:pPr>
    </w:p>
    <w:p w14:paraId="6DEA2F91" w14:textId="77777777" w:rsidR="00180D8E" w:rsidRPr="00041089" w:rsidRDefault="00180D8E" w:rsidP="000B7D3C">
      <w:pPr>
        <w:rPr>
          <w:sz w:val="22"/>
          <w:szCs w:val="22"/>
          <w:lang w:eastAsia="en-US"/>
        </w:rPr>
      </w:pPr>
      <w:r w:rsidRPr="00041089">
        <w:rPr>
          <w:sz w:val="22"/>
          <w:szCs w:val="22"/>
          <w:lang w:eastAsia="en-US"/>
        </w:rPr>
        <w:lastRenderedPageBreak/>
        <w:t>However, it must be addressed that this introduces some inaccuracy as it is only an approximation and there will be some sessions that have been inappropriately split in two.</w:t>
      </w:r>
    </w:p>
    <w:p w14:paraId="621EE53F" w14:textId="77777777" w:rsidR="00A4764E" w:rsidRDefault="00A4764E" w:rsidP="00180D8E">
      <w:pPr>
        <w:pStyle w:val="Subtitle"/>
      </w:pPr>
    </w:p>
    <w:p w14:paraId="62FD557B" w14:textId="77777777" w:rsidR="00041089" w:rsidRDefault="00041089" w:rsidP="00180D8E">
      <w:pPr>
        <w:pStyle w:val="Subtitle"/>
      </w:pPr>
    </w:p>
    <w:p w14:paraId="610A415D" w14:textId="77777777" w:rsidR="00E572C1" w:rsidRDefault="00E572C1" w:rsidP="00180D8E">
      <w:pPr>
        <w:pStyle w:val="Subtitle"/>
      </w:pPr>
    </w:p>
    <w:p w14:paraId="4C48C2AB" w14:textId="77777777" w:rsidR="00E572C1" w:rsidRDefault="00E572C1" w:rsidP="00180D8E">
      <w:pPr>
        <w:pStyle w:val="Subtitle"/>
      </w:pPr>
    </w:p>
    <w:p w14:paraId="2530E303" w14:textId="4BEFF14B" w:rsidR="00180D8E" w:rsidRDefault="00F03D79" w:rsidP="00180D8E">
      <w:pPr>
        <w:pStyle w:val="Subtitle"/>
      </w:pPr>
      <w:r>
        <w:t>3.</w:t>
      </w:r>
      <w:r w:rsidR="003D4C1E">
        <w:t xml:space="preserve">4 </w:t>
      </w:r>
      <w:r w:rsidR="00180D8E">
        <w:t>Merging of Datasets</w:t>
      </w:r>
    </w:p>
    <w:p w14:paraId="3706B77D" w14:textId="77777777" w:rsidR="00E14C2F" w:rsidRPr="00E14C2F" w:rsidRDefault="00E14C2F" w:rsidP="00E14C2F"/>
    <w:p w14:paraId="7B9E4EEE" w14:textId="7A4CAE2E" w:rsidR="004707F1" w:rsidRPr="00041089" w:rsidRDefault="004707F1" w:rsidP="00A4764E">
      <w:pPr>
        <w:rPr>
          <w:sz w:val="22"/>
          <w:szCs w:val="22"/>
          <w:lang w:eastAsia="en-US"/>
        </w:rPr>
      </w:pPr>
      <w:r w:rsidRPr="00041089">
        <w:rPr>
          <w:sz w:val="22"/>
          <w:szCs w:val="22"/>
          <w:lang w:eastAsia="en-US"/>
        </w:rPr>
        <w:t xml:space="preserve">The audio features dataset and the combined streaming histories dataset is merged to assign each of the tracks in the streaming histories with its corresponding audio features. The audio features that were assigned are as follows: tempo, mode, danceability, energy, loudness, speechiness, acousticness, instrumentalness, liveness and valence. These features are consistent with the features Spotify uses to categorise tracks. Although the audio features dataset is extensive (256m) there are some tracks </w:t>
      </w:r>
      <w:proofErr w:type="gramStart"/>
      <w:r w:rsidRPr="00041089">
        <w:rPr>
          <w:sz w:val="22"/>
          <w:szCs w:val="22"/>
          <w:lang w:eastAsia="en-US"/>
        </w:rPr>
        <w:t>present</w:t>
      </w:r>
      <w:proofErr w:type="gramEnd"/>
      <w:r w:rsidRPr="00041089">
        <w:rPr>
          <w:sz w:val="22"/>
          <w:szCs w:val="22"/>
          <w:lang w:eastAsia="en-US"/>
        </w:rPr>
        <w:t xml:space="preserve"> in the streaming histories that are not included within. To ensure there are no </w:t>
      </w:r>
      <w:r w:rsidR="00931637" w:rsidRPr="00041089">
        <w:rPr>
          <w:sz w:val="22"/>
          <w:szCs w:val="22"/>
          <w:lang w:eastAsia="en-US"/>
        </w:rPr>
        <w:t>invalid entries going into the model, the two datasets were merged utilising a</w:t>
      </w:r>
      <w:r w:rsidR="00E572C1">
        <w:rPr>
          <w:sz w:val="22"/>
          <w:szCs w:val="22"/>
          <w:lang w:eastAsia="en-US"/>
        </w:rPr>
        <w:t xml:space="preserve">n </w:t>
      </w:r>
      <w:r w:rsidR="00931637" w:rsidRPr="00041089">
        <w:rPr>
          <w:sz w:val="22"/>
          <w:szCs w:val="22"/>
          <w:lang w:eastAsia="en-US"/>
        </w:rPr>
        <w:t xml:space="preserve">inner join. As a </w:t>
      </w:r>
      <w:proofErr w:type="gramStart"/>
      <w:r w:rsidR="00931637" w:rsidRPr="00041089">
        <w:rPr>
          <w:sz w:val="22"/>
          <w:szCs w:val="22"/>
          <w:lang w:eastAsia="en-US"/>
        </w:rPr>
        <w:t>result</w:t>
      </w:r>
      <w:proofErr w:type="gramEnd"/>
      <w:r w:rsidR="00931637" w:rsidRPr="00041089">
        <w:rPr>
          <w:sz w:val="22"/>
          <w:szCs w:val="22"/>
          <w:lang w:eastAsia="en-US"/>
        </w:rPr>
        <w:t xml:space="preserve"> 528,415 entries were dropped</w:t>
      </w:r>
      <w:r w:rsidR="0051564B" w:rsidRPr="00041089">
        <w:rPr>
          <w:sz w:val="22"/>
          <w:szCs w:val="22"/>
          <w:lang w:eastAsia="en-US"/>
        </w:rPr>
        <w:t xml:space="preserve"> (as shown below in Table </w:t>
      </w:r>
      <w:r w:rsidR="00F03D79">
        <w:rPr>
          <w:sz w:val="22"/>
          <w:szCs w:val="22"/>
          <w:lang w:eastAsia="en-US"/>
        </w:rPr>
        <w:t>3.</w:t>
      </w:r>
      <w:r w:rsidR="0051564B" w:rsidRPr="00041089">
        <w:rPr>
          <w:sz w:val="22"/>
          <w:szCs w:val="22"/>
          <w:lang w:eastAsia="en-US"/>
        </w:rPr>
        <w:t>2)</w:t>
      </w:r>
      <w:r w:rsidR="00931637" w:rsidRPr="00041089">
        <w:rPr>
          <w:sz w:val="22"/>
          <w:szCs w:val="22"/>
          <w:lang w:eastAsia="en-US"/>
        </w:rPr>
        <w:t>, this is most likely due to them being recent releases/audiobooks/niche tracks. The reason for this is Spotify limiting access to these audio features as of the end of 2024, this was the largest dataset available at the time of writing.</w:t>
      </w:r>
    </w:p>
    <w:p w14:paraId="4A0D4729" w14:textId="77777777" w:rsidR="00180D8E" w:rsidRDefault="00180D8E" w:rsidP="00180D8E">
      <w:pPr>
        <w:rPr>
          <w:lang w:eastAsia="en-US"/>
        </w:rPr>
      </w:pPr>
    </w:p>
    <w:p w14:paraId="595E4C7C" w14:textId="5B1A9720" w:rsidR="00931637" w:rsidRDefault="00F03D79" w:rsidP="00931637">
      <w:pPr>
        <w:pStyle w:val="Subtitle"/>
      </w:pPr>
      <w:r>
        <w:t>3.</w:t>
      </w:r>
      <w:r w:rsidR="003D4C1E">
        <w:t xml:space="preserve">5 </w:t>
      </w:r>
      <w:r w:rsidR="00931637">
        <w:t>Skip Definition</w:t>
      </w:r>
    </w:p>
    <w:p w14:paraId="2D873FD2" w14:textId="77777777" w:rsidR="00E14C2F" w:rsidRPr="00E14C2F" w:rsidRDefault="00E14C2F" w:rsidP="00E14C2F"/>
    <w:p w14:paraId="4BBA83E9" w14:textId="63CB2B18" w:rsidR="00422967" w:rsidRPr="00422967" w:rsidRDefault="00422967" w:rsidP="00422967">
      <w:pPr>
        <w:rPr>
          <w:i/>
          <w:iCs/>
          <w:color w:val="3A3A3A" w:themeColor="background2" w:themeShade="40"/>
          <w:lang w:eastAsia="en-US"/>
        </w:rPr>
      </w:pPr>
      <w:r>
        <w:rPr>
          <w:i/>
          <w:iCs/>
          <w:color w:val="3A3A3A" w:themeColor="background2" w:themeShade="40"/>
          <w:lang w:eastAsia="en-US"/>
        </w:rPr>
        <w:t xml:space="preserve">Table </w:t>
      </w:r>
      <w:r w:rsidR="00F03D79">
        <w:rPr>
          <w:i/>
          <w:iCs/>
          <w:color w:val="3A3A3A" w:themeColor="background2" w:themeShade="40"/>
          <w:lang w:eastAsia="en-US"/>
        </w:rPr>
        <w:t>3.</w:t>
      </w:r>
      <w:r>
        <w:rPr>
          <w:i/>
          <w:iCs/>
          <w:color w:val="3A3A3A" w:themeColor="background2" w:themeShade="40"/>
          <w:lang w:eastAsia="en-US"/>
        </w:rPr>
        <w:t>1) Breakdown of reasons for a track ending</w:t>
      </w:r>
    </w:p>
    <w:p w14:paraId="092E4820" w14:textId="5F204422" w:rsidR="00931637" w:rsidRDefault="00422967" w:rsidP="00931637">
      <w:pPr>
        <w:rPr>
          <w:lang w:eastAsia="en-US"/>
        </w:rPr>
      </w:pPr>
      <w:r w:rsidRPr="00422967">
        <w:rPr>
          <w:noProof/>
          <w:lang w:eastAsia="en-US"/>
        </w:rPr>
        <w:drawing>
          <wp:inline distT="0" distB="0" distL="0" distR="0" wp14:anchorId="73E2B759" wp14:editId="1F28711E">
            <wp:extent cx="2139518" cy="1538694"/>
            <wp:effectExtent l="0" t="0" r="0" b="0"/>
            <wp:docPr id="1803094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94200" name=""/>
                    <pic:cNvPicPr/>
                  </pic:nvPicPr>
                  <pic:blipFill>
                    <a:blip r:embed="rId5"/>
                    <a:stretch>
                      <a:fillRect/>
                    </a:stretch>
                  </pic:blipFill>
                  <pic:spPr>
                    <a:xfrm>
                      <a:off x="0" y="0"/>
                      <a:ext cx="2152228" cy="1547835"/>
                    </a:xfrm>
                    <a:prstGeom prst="rect">
                      <a:avLst/>
                    </a:prstGeom>
                  </pic:spPr>
                </pic:pic>
              </a:graphicData>
            </a:graphic>
          </wp:inline>
        </w:drawing>
      </w:r>
    </w:p>
    <w:p w14:paraId="6FA4B255" w14:textId="77777777" w:rsidR="00422967" w:rsidRDefault="00422967" w:rsidP="00931637">
      <w:pPr>
        <w:rPr>
          <w:lang w:eastAsia="en-US"/>
        </w:rPr>
      </w:pPr>
    </w:p>
    <w:p w14:paraId="502D6685" w14:textId="546D1185" w:rsidR="00422967" w:rsidRPr="00041089" w:rsidRDefault="00422967" w:rsidP="00931637">
      <w:pPr>
        <w:rPr>
          <w:sz w:val="22"/>
          <w:szCs w:val="22"/>
          <w:lang w:eastAsia="en-US"/>
        </w:rPr>
      </w:pPr>
      <w:r w:rsidRPr="00041089">
        <w:rPr>
          <w:sz w:val="22"/>
          <w:szCs w:val="22"/>
          <w:lang w:eastAsia="en-US"/>
        </w:rPr>
        <w:t xml:space="preserve">The definition of a skipped track is a track that is deliberately ended before the completion of the track. Out of all options for </w:t>
      </w:r>
      <w:proofErr w:type="spellStart"/>
      <w:r w:rsidRPr="00041089">
        <w:rPr>
          <w:sz w:val="22"/>
          <w:szCs w:val="22"/>
          <w:lang w:eastAsia="en-US"/>
        </w:rPr>
        <w:t>reason_end</w:t>
      </w:r>
      <w:proofErr w:type="spellEnd"/>
      <w:r w:rsidRPr="00041089">
        <w:rPr>
          <w:sz w:val="22"/>
          <w:szCs w:val="22"/>
          <w:lang w:eastAsia="en-US"/>
        </w:rPr>
        <w:t xml:space="preserve"> (outlined by </w:t>
      </w:r>
      <w:r w:rsidR="00E572C1">
        <w:rPr>
          <w:sz w:val="22"/>
          <w:szCs w:val="22"/>
          <w:lang w:eastAsia="en-US"/>
        </w:rPr>
        <w:t>S</w:t>
      </w:r>
      <w:r w:rsidRPr="00041089">
        <w:rPr>
          <w:sz w:val="22"/>
          <w:szCs w:val="22"/>
          <w:lang w:eastAsia="en-US"/>
        </w:rPr>
        <w:t>potify) two reasons (</w:t>
      </w:r>
      <w:proofErr w:type="spellStart"/>
      <w:r w:rsidRPr="00041089">
        <w:rPr>
          <w:sz w:val="22"/>
          <w:szCs w:val="22"/>
          <w:lang w:eastAsia="en-US"/>
        </w:rPr>
        <w:t>fwdbtn</w:t>
      </w:r>
      <w:proofErr w:type="spellEnd"/>
      <w:r w:rsidRPr="00041089">
        <w:rPr>
          <w:sz w:val="22"/>
          <w:szCs w:val="22"/>
          <w:lang w:eastAsia="en-US"/>
        </w:rPr>
        <w:t xml:space="preserve"> &amp; </w:t>
      </w:r>
      <w:proofErr w:type="spellStart"/>
      <w:r w:rsidRPr="00041089">
        <w:rPr>
          <w:sz w:val="22"/>
          <w:szCs w:val="22"/>
          <w:lang w:eastAsia="en-US"/>
        </w:rPr>
        <w:t>clickrow</w:t>
      </w:r>
      <w:proofErr w:type="spellEnd"/>
      <w:r w:rsidRPr="00041089">
        <w:rPr>
          <w:sz w:val="22"/>
          <w:szCs w:val="22"/>
          <w:lang w:eastAsia="en-US"/>
        </w:rPr>
        <w:t xml:space="preserve">) satisfy this definition. As we can see above, in Table </w:t>
      </w:r>
      <w:r w:rsidR="00F03D79">
        <w:rPr>
          <w:sz w:val="22"/>
          <w:szCs w:val="22"/>
          <w:lang w:eastAsia="en-US"/>
        </w:rPr>
        <w:t>3.</w:t>
      </w:r>
      <w:r w:rsidRPr="00041089">
        <w:rPr>
          <w:sz w:val="22"/>
          <w:szCs w:val="22"/>
          <w:lang w:eastAsia="en-US"/>
        </w:rPr>
        <w:t>1, ‘</w:t>
      </w:r>
      <w:proofErr w:type="spellStart"/>
      <w:r w:rsidRPr="00041089">
        <w:rPr>
          <w:i/>
          <w:iCs/>
          <w:sz w:val="22"/>
          <w:szCs w:val="22"/>
          <w:lang w:eastAsia="en-US"/>
        </w:rPr>
        <w:t>fwdbtn</w:t>
      </w:r>
      <w:proofErr w:type="spellEnd"/>
      <w:r w:rsidRPr="00041089">
        <w:rPr>
          <w:sz w:val="22"/>
          <w:szCs w:val="22"/>
          <w:lang w:eastAsia="en-US"/>
        </w:rPr>
        <w:t xml:space="preserve">’ accounts for 99.4% of all </w:t>
      </w:r>
      <w:r w:rsidR="00285550">
        <w:rPr>
          <w:sz w:val="22"/>
          <w:szCs w:val="22"/>
          <w:lang w:eastAsia="en-US"/>
        </w:rPr>
        <w:t xml:space="preserve">skipped </w:t>
      </w:r>
      <w:r w:rsidRPr="00041089">
        <w:rPr>
          <w:sz w:val="22"/>
          <w:szCs w:val="22"/>
          <w:lang w:eastAsia="en-US"/>
        </w:rPr>
        <w:t xml:space="preserve">tracks, </w:t>
      </w:r>
      <w:proofErr w:type="spellStart"/>
      <w:r w:rsidRPr="00041089">
        <w:rPr>
          <w:sz w:val="22"/>
          <w:szCs w:val="22"/>
          <w:lang w:eastAsia="en-US"/>
        </w:rPr>
        <w:t>where as</w:t>
      </w:r>
      <w:proofErr w:type="spellEnd"/>
      <w:r w:rsidRPr="00041089">
        <w:rPr>
          <w:sz w:val="22"/>
          <w:szCs w:val="22"/>
          <w:lang w:eastAsia="en-US"/>
        </w:rPr>
        <w:t xml:space="preserve"> ‘</w:t>
      </w:r>
      <w:proofErr w:type="spellStart"/>
      <w:r w:rsidRPr="00041089">
        <w:rPr>
          <w:i/>
          <w:iCs/>
          <w:sz w:val="22"/>
          <w:szCs w:val="22"/>
          <w:lang w:eastAsia="en-US"/>
        </w:rPr>
        <w:t>clickrow</w:t>
      </w:r>
      <w:proofErr w:type="spellEnd"/>
      <w:r w:rsidRPr="00041089">
        <w:rPr>
          <w:sz w:val="22"/>
          <w:szCs w:val="22"/>
          <w:lang w:eastAsia="en-US"/>
        </w:rPr>
        <w:t xml:space="preserve">’ accounts for 0.6%. </w:t>
      </w:r>
    </w:p>
    <w:p w14:paraId="52038FE1" w14:textId="56D3F3FB" w:rsidR="00422967" w:rsidRPr="00041089" w:rsidRDefault="00422967" w:rsidP="00931637">
      <w:pPr>
        <w:rPr>
          <w:sz w:val="22"/>
          <w:szCs w:val="22"/>
          <w:lang w:eastAsia="en-US"/>
        </w:rPr>
      </w:pPr>
    </w:p>
    <w:p w14:paraId="716CF4DA" w14:textId="5C51795E" w:rsidR="00422967" w:rsidRPr="00041089" w:rsidRDefault="00EC40FF" w:rsidP="00931637">
      <w:pPr>
        <w:rPr>
          <w:sz w:val="22"/>
          <w:szCs w:val="22"/>
          <w:lang w:eastAsia="en-US"/>
        </w:rPr>
      </w:pPr>
      <w:r w:rsidRPr="00041089">
        <w:rPr>
          <w:sz w:val="22"/>
          <w:szCs w:val="22"/>
          <w:lang w:eastAsia="en-US"/>
        </w:rPr>
        <w:t>Two reasons were considered for inclusion in the skipped label</w:t>
      </w:r>
      <w:r w:rsidR="0028704C" w:rsidRPr="00041089">
        <w:rPr>
          <w:sz w:val="22"/>
          <w:szCs w:val="22"/>
          <w:lang w:eastAsia="en-US"/>
        </w:rPr>
        <w:t xml:space="preserve">, </w:t>
      </w:r>
      <w:r w:rsidRPr="00041089">
        <w:rPr>
          <w:sz w:val="22"/>
          <w:szCs w:val="22"/>
          <w:lang w:eastAsia="en-US"/>
        </w:rPr>
        <w:t>ultimately</w:t>
      </w:r>
      <w:r w:rsidR="0028704C" w:rsidRPr="00041089">
        <w:rPr>
          <w:sz w:val="22"/>
          <w:szCs w:val="22"/>
          <w:lang w:eastAsia="en-US"/>
        </w:rPr>
        <w:t>,</w:t>
      </w:r>
      <w:r w:rsidRPr="00041089">
        <w:rPr>
          <w:sz w:val="22"/>
          <w:szCs w:val="22"/>
          <w:lang w:eastAsia="en-US"/>
        </w:rPr>
        <w:t xml:space="preserve"> they remained as </w:t>
      </w:r>
      <w:proofErr w:type="gramStart"/>
      <w:r w:rsidRPr="00041089">
        <w:rPr>
          <w:sz w:val="22"/>
          <w:szCs w:val="22"/>
          <w:lang w:eastAsia="en-US"/>
        </w:rPr>
        <w:t>no</w:t>
      </w:r>
      <w:r w:rsidR="0028704C" w:rsidRPr="00041089">
        <w:rPr>
          <w:sz w:val="22"/>
          <w:szCs w:val="22"/>
          <w:lang w:eastAsia="en-US"/>
        </w:rPr>
        <w:t>t</w:t>
      </w:r>
      <w:r w:rsidRPr="00041089">
        <w:rPr>
          <w:sz w:val="22"/>
          <w:szCs w:val="22"/>
          <w:lang w:eastAsia="en-US"/>
        </w:rPr>
        <w:t>-skipped</w:t>
      </w:r>
      <w:proofErr w:type="gramEnd"/>
      <w:r w:rsidRPr="00041089">
        <w:rPr>
          <w:sz w:val="22"/>
          <w:szCs w:val="22"/>
          <w:lang w:eastAsia="en-US"/>
        </w:rPr>
        <w:t xml:space="preserve"> for the following reasons:</w:t>
      </w:r>
    </w:p>
    <w:p w14:paraId="406FD558" w14:textId="12F00214" w:rsidR="00EC40FF" w:rsidRPr="00041089" w:rsidRDefault="00EC40FF" w:rsidP="00EC40FF">
      <w:pPr>
        <w:pStyle w:val="ListParagraph"/>
        <w:numPr>
          <w:ilvl w:val="0"/>
          <w:numId w:val="13"/>
        </w:numPr>
        <w:rPr>
          <w:sz w:val="22"/>
          <w:szCs w:val="22"/>
        </w:rPr>
      </w:pPr>
      <w:r w:rsidRPr="00041089">
        <w:rPr>
          <w:sz w:val="22"/>
          <w:szCs w:val="22"/>
        </w:rPr>
        <w:t>‘</w:t>
      </w:r>
      <w:r w:rsidRPr="00041089">
        <w:rPr>
          <w:i/>
          <w:iCs/>
          <w:sz w:val="22"/>
          <w:szCs w:val="22"/>
        </w:rPr>
        <w:t>endplay’</w:t>
      </w:r>
      <w:r w:rsidRPr="00041089">
        <w:rPr>
          <w:sz w:val="22"/>
          <w:szCs w:val="22"/>
        </w:rPr>
        <w:t xml:space="preserve">: Occurs when a track is ended for various reasons, including closing the app, pressing pause, loss of connection etc. as none of these are a result of the user not liking a song it remains as </w:t>
      </w:r>
      <w:proofErr w:type="gramStart"/>
      <w:r w:rsidRPr="00041089">
        <w:rPr>
          <w:sz w:val="22"/>
          <w:szCs w:val="22"/>
        </w:rPr>
        <w:t>not-skipped</w:t>
      </w:r>
      <w:proofErr w:type="gramEnd"/>
      <w:r w:rsidRPr="00041089">
        <w:rPr>
          <w:sz w:val="22"/>
          <w:szCs w:val="22"/>
        </w:rPr>
        <w:t>.</w:t>
      </w:r>
    </w:p>
    <w:p w14:paraId="50FB34CB" w14:textId="5EBC78D2" w:rsidR="00EC40FF" w:rsidRPr="00041089" w:rsidRDefault="00EC40FF" w:rsidP="00EC40FF">
      <w:pPr>
        <w:pStyle w:val="ListParagraph"/>
        <w:numPr>
          <w:ilvl w:val="0"/>
          <w:numId w:val="13"/>
        </w:numPr>
        <w:rPr>
          <w:sz w:val="22"/>
          <w:szCs w:val="22"/>
        </w:rPr>
      </w:pPr>
      <w:r w:rsidRPr="00041089">
        <w:rPr>
          <w:sz w:val="22"/>
          <w:szCs w:val="22"/>
        </w:rPr>
        <w:t>‘</w:t>
      </w:r>
      <w:proofErr w:type="spellStart"/>
      <w:r w:rsidRPr="00041089">
        <w:rPr>
          <w:i/>
          <w:iCs/>
          <w:sz w:val="22"/>
          <w:szCs w:val="22"/>
        </w:rPr>
        <w:t>backbtn</w:t>
      </w:r>
      <w:proofErr w:type="spellEnd"/>
      <w:r w:rsidRPr="00041089">
        <w:rPr>
          <w:sz w:val="22"/>
          <w:szCs w:val="22"/>
        </w:rPr>
        <w:t xml:space="preserve">’: Although there are cases when a user does not like a track and therefore rewinds to the previous track, this is rare. This is more likely a product of users wanting to restart the track or re-listen to the previous track. Given more time &amp; resources it would be worth an analysis into whether the use of </w:t>
      </w:r>
      <w:r w:rsidR="0028704C" w:rsidRPr="00041089">
        <w:rPr>
          <w:sz w:val="22"/>
          <w:szCs w:val="22"/>
        </w:rPr>
        <w:t>this button</w:t>
      </w:r>
      <w:r w:rsidRPr="00041089">
        <w:rPr>
          <w:sz w:val="22"/>
          <w:szCs w:val="22"/>
        </w:rPr>
        <w:t xml:space="preserve"> indicates any preferences of the track itself or surrounding tracks.</w:t>
      </w:r>
    </w:p>
    <w:p w14:paraId="23CF556B" w14:textId="77777777" w:rsidR="00E14C2F" w:rsidRDefault="00E14C2F" w:rsidP="00EC40FF">
      <w:pPr>
        <w:pStyle w:val="Subtitle"/>
      </w:pPr>
    </w:p>
    <w:p w14:paraId="136E1FBE" w14:textId="5142780E" w:rsidR="00EC40FF" w:rsidRDefault="00F03D79" w:rsidP="00EC40FF">
      <w:pPr>
        <w:pStyle w:val="Subtitle"/>
      </w:pPr>
      <w:r>
        <w:t>3.</w:t>
      </w:r>
      <w:r w:rsidR="003D4C1E">
        <w:t xml:space="preserve">6 </w:t>
      </w:r>
      <w:r w:rsidR="00EC40FF">
        <w:t>Additional Feature Derivation</w:t>
      </w:r>
    </w:p>
    <w:p w14:paraId="36EED8D4" w14:textId="77777777" w:rsidR="00E14C2F" w:rsidRPr="00E14C2F" w:rsidRDefault="00E14C2F" w:rsidP="00E14C2F"/>
    <w:p w14:paraId="3D7B034E" w14:textId="0D3657D0" w:rsidR="00EC40FF" w:rsidRPr="00041089" w:rsidRDefault="00EC40FF" w:rsidP="00EC40FF">
      <w:pPr>
        <w:rPr>
          <w:sz w:val="22"/>
          <w:szCs w:val="22"/>
          <w:lang w:eastAsia="en-US"/>
        </w:rPr>
      </w:pPr>
      <w:r w:rsidRPr="00041089">
        <w:rPr>
          <w:sz w:val="22"/>
          <w:szCs w:val="22"/>
          <w:lang w:eastAsia="en-US"/>
        </w:rPr>
        <w:lastRenderedPageBreak/>
        <w:t>In addition to the audio features provided by</w:t>
      </w:r>
      <w:r w:rsidR="0028704C" w:rsidRPr="00041089">
        <w:rPr>
          <w:sz w:val="22"/>
          <w:szCs w:val="22"/>
          <w:lang w:eastAsia="en-US"/>
        </w:rPr>
        <w:t xml:space="preserve"> the </w:t>
      </w:r>
      <w:proofErr w:type="spellStart"/>
      <w:r w:rsidR="0028704C" w:rsidRPr="00041089">
        <w:rPr>
          <w:sz w:val="22"/>
          <w:szCs w:val="22"/>
          <w:lang w:eastAsia="en-US"/>
        </w:rPr>
        <w:t>ozele</w:t>
      </w:r>
      <w:proofErr w:type="spellEnd"/>
      <w:r w:rsidR="0028704C" w:rsidRPr="00041089">
        <w:rPr>
          <w:sz w:val="22"/>
          <w:szCs w:val="22"/>
          <w:lang w:eastAsia="en-US"/>
        </w:rPr>
        <w:t xml:space="preserve"> dataset</w:t>
      </w:r>
      <w:r w:rsidR="00507D64" w:rsidRPr="00041089">
        <w:rPr>
          <w:sz w:val="22"/>
          <w:szCs w:val="22"/>
          <w:lang w:eastAsia="en-US"/>
        </w:rPr>
        <w:t>, we can derive some behavioural features to aid the capture of the listeners</w:t>
      </w:r>
      <w:r w:rsidR="0028704C" w:rsidRPr="00041089">
        <w:rPr>
          <w:sz w:val="22"/>
          <w:szCs w:val="22"/>
          <w:lang w:eastAsia="en-US"/>
        </w:rPr>
        <w:t>’</w:t>
      </w:r>
      <w:r w:rsidR="00507D64" w:rsidRPr="00041089">
        <w:rPr>
          <w:sz w:val="22"/>
          <w:szCs w:val="22"/>
          <w:lang w:eastAsia="en-US"/>
        </w:rPr>
        <w:t xml:space="preserve"> in-session habits. The </w:t>
      </w:r>
      <w:r w:rsidR="0093036A" w:rsidRPr="00041089">
        <w:rPr>
          <w:sz w:val="22"/>
          <w:szCs w:val="22"/>
          <w:lang w:eastAsia="en-US"/>
        </w:rPr>
        <w:t>calculated features are as follows, ‘</w:t>
      </w:r>
      <w:proofErr w:type="spellStart"/>
      <w:r w:rsidR="0093036A" w:rsidRPr="00041089">
        <w:rPr>
          <w:i/>
          <w:iCs/>
          <w:sz w:val="22"/>
          <w:szCs w:val="22"/>
          <w:lang w:eastAsia="en-US"/>
        </w:rPr>
        <w:t>historical_skip_rate</w:t>
      </w:r>
      <w:proofErr w:type="spellEnd"/>
      <w:r w:rsidR="0093036A" w:rsidRPr="00041089">
        <w:rPr>
          <w:sz w:val="22"/>
          <w:szCs w:val="22"/>
          <w:lang w:eastAsia="en-US"/>
        </w:rPr>
        <w:t>’, ‘</w:t>
      </w:r>
      <w:proofErr w:type="spellStart"/>
      <w:r w:rsidR="0093036A" w:rsidRPr="00041089">
        <w:rPr>
          <w:i/>
          <w:iCs/>
          <w:sz w:val="22"/>
          <w:szCs w:val="22"/>
          <w:lang w:eastAsia="en-US"/>
        </w:rPr>
        <w:t>historical_artist_skip_rate</w:t>
      </w:r>
      <w:proofErr w:type="spellEnd"/>
      <w:r w:rsidR="0093036A" w:rsidRPr="00041089">
        <w:rPr>
          <w:sz w:val="22"/>
          <w:szCs w:val="22"/>
          <w:lang w:eastAsia="en-US"/>
        </w:rPr>
        <w:t>’, ‘</w:t>
      </w:r>
      <w:proofErr w:type="spellStart"/>
      <w:r w:rsidR="0093036A" w:rsidRPr="00041089">
        <w:rPr>
          <w:i/>
          <w:iCs/>
          <w:sz w:val="22"/>
          <w:szCs w:val="22"/>
          <w:lang w:eastAsia="en-US"/>
        </w:rPr>
        <w:t>is_repeat_track</w:t>
      </w:r>
      <w:proofErr w:type="spellEnd"/>
      <w:r w:rsidR="0093036A" w:rsidRPr="00041089">
        <w:rPr>
          <w:sz w:val="22"/>
          <w:szCs w:val="22"/>
          <w:lang w:eastAsia="en-US"/>
        </w:rPr>
        <w:t>’, ‘</w:t>
      </w:r>
      <w:proofErr w:type="spellStart"/>
      <w:r w:rsidR="0093036A" w:rsidRPr="00041089">
        <w:rPr>
          <w:i/>
          <w:iCs/>
          <w:sz w:val="22"/>
          <w:szCs w:val="22"/>
          <w:lang w:eastAsia="en-US"/>
        </w:rPr>
        <w:t>same_artist_as_prev</w:t>
      </w:r>
      <w:proofErr w:type="spellEnd"/>
      <w:r w:rsidR="0093036A" w:rsidRPr="00041089">
        <w:rPr>
          <w:sz w:val="22"/>
          <w:szCs w:val="22"/>
          <w:lang w:eastAsia="en-US"/>
        </w:rPr>
        <w:t>’, also the binary feature ‘</w:t>
      </w:r>
      <w:r w:rsidR="0093036A" w:rsidRPr="00041089">
        <w:rPr>
          <w:i/>
          <w:iCs/>
          <w:sz w:val="22"/>
          <w:szCs w:val="22"/>
          <w:lang w:eastAsia="en-US"/>
        </w:rPr>
        <w:t>shuffle</w:t>
      </w:r>
      <w:r w:rsidR="0093036A" w:rsidRPr="00041089">
        <w:rPr>
          <w:sz w:val="22"/>
          <w:szCs w:val="22"/>
          <w:lang w:eastAsia="en-US"/>
        </w:rPr>
        <w:t xml:space="preserve">’ is inherited from the </w:t>
      </w:r>
      <w:r w:rsidR="00E572C1">
        <w:rPr>
          <w:sz w:val="22"/>
          <w:szCs w:val="22"/>
          <w:lang w:eastAsia="en-US"/>
        </w:rPr>
        <w:t>S</w:t>
      </w:r>
      <w:r w:rsidR="0093036A" w:rsidRPr="00041089">
        <w:rPr>
          <w:sz w:val="22"/>
          <w:szCs w:val="22"/>
          <w:lang w:eastAsia="en-US"/>
        </w:rPr>
        <w:t>potify extended streaming history datasets.</w:t>
      </w:r>
    </w:p>
    <w:p w14:paraId="729A4ECC" w14:textId="77777777" w:rsidR="0093036A" w:rsidRPr="00041089" w:rsidRDefault="0093036A" w:rsidP="00EC40FF">
      <w:pPr>
        <w:rPr>
          <w:sz w:val="22"/>
          <w:szCs w:val="22"/>
          <w:lang w:eastAsia="en-US"/>
        </w:rPr>
      </w:pPr>
    </w:p>
    <w:p w14:paraId="0A6A35D5" w14:textId="73399ED1" w:rsidR="0093036A" w:rsidRPr="00041089" w:rsidRDefault="0093036A" w:rsidP="0093036A">
      <w:pPr>
        <w:pStyle w:val="ListParagraph"/>
        <w:numPr>
          <w:ilvl w:val="0"/>
          <w:numId w:val="15"/>
        </w:numPr>
        <w:rPr>
          <w:rFonts w:asciiTheme="minorHAnsi" w:hAnsiTheme="minorHAnsi" w:cstheme="minorBidi"/>
          <w:sz w:val="22"/>
          <w:szCs w:val="22"/>
        </w:rPr>
      </w:pPr>
      <w:r w:rsidRPr="00041089">
        <w:rPr>
          <w:b/>
          <w:bCs/>
          <w:sz w:val="22"/>
          <w:szCs w:val="22"/>
        </w:rPr>
        <w:t xml:space="preserve">Historical skip rate: </w:t>
      </w:r>
      <w:r w:rsidRPr="00041089">
        <w:rPr>
          <w:sz w:val="22"/>
          <w:szCs w:val="22"/>
        </w:rPr>
        <w:t>This feature is calculated by first ordering all listens for a user by its timestamps. Then using an expanding mean, for each track</w:t>
      </w:r>
      <w:r w:rsidR="0028704C" w:rsidRPr="00041089">
        <w:rPr>
          <w:sz w:val="22"/>
          <w:szCs w:val="22"/>
        </w:rPr>
        <w:t>,</w:t>
      </w:r>
      <w:r w:rsidRPr="00041089">
        <w:rPr>
          <w:sz w:val="22"/>
          <w:szCs w:val="22"/>
        </w:rPr>
        <w:t xml:space="preserve"> the historical skip rate is calculated on all prior </w:t>
      </w:r>
      <w:r w:rsidR="0028704C" w:rsidRPr="00041089">
        <w:rPr>
          <w:sz w:val="22"/>
          <w:szCs w:val="22"/>
        </w:rPr>
        <w:t>listens</w:t>
      </w:r>
      <w:r w:rsidRPr="00041089">
        <w:rPr>
          <w:sz w:val="22"/>
          <w:szCs w:val="22"/>
        </w:rPr>
        <w:t>, this is to avoid future leakage</w:t>
      </w:r>
    </w:p>
    <w:p w14:paraId="03618739" w14:textId="048EC41D" w:rsidR="0093036A" w:rsidRPr="00041089" w:rsidRDefault="0093036A" w:rsidP="0093036A">
      <w:pPr>
        <w:pStyle w:val="ListParagraph"/>
        <w:numPr>
          <w:ilvl w:val="0"/>
          <w:numId w:val="15"/>
        </w:numPr>
        <w:rPr>
          <w:rFonts w:asciiTheme="minorHAnsi" w:hAnsiTheme="minorHAnsi" w:cstheme="minorBidi"/>
          <w:sz w:val="22"/>
          <w:szCs w:val="22"/>
        </w:rPr>
      </w:pPr>
      <w:r w:rsidRPr="00041089">
        <w:rPr>
          <w:b/>
          <w:bCs/>
          <w:sz w:val="22"/>
          <w:szCs w:val="22"/>
        </w:rPr>
        <w:t xml:space="preserve">Historical </w:t>
      </w:r>
      <w:proofErr w:type="gramStart"/>
      <w:r w:rsidRPr="00041089">
        <w:rPr>
          <w:b/>
          <w:bCs/>
          <w:sz w:val="22"/>
          <w:szCs w:val="22"/>
        </w:rPr>
        <w:t>artist</w:t>
      </w:r>
      <w:proofErr w:type="gramEnd"/>
      <w:r w:rsidRPr="00041089">
        <w:rPr>
          <w:b/>
          <w:bCs/>
          <w:sz w:val="22"/>
          <w:szCs w:val="22"/>
        </w:rPr>
        <w:t xml:space="preserve"> skip rate: </w:t>
      </w:r>
      <w:proofErr w:type="gramStart"/>
      <w:r w:rsidRPr="00041089">
        <w:rPr>
          <w:sz w:val="22"/>
          <w:szCs w:val="22"/>
        </w:rPr>
        <w:t>Th</w:t>
      </w:r>
      <w:r w:rsidR="000820A0">
        <w:rPr>
          <w:sz w:val="22"/>
          <w:szCs w:val="22"/>
        </w:rPr>
        <w:t>is</w:t>
      </w:r>
      <w:r w:rsidRPr="00041089">
        <w:rPr>
          <w:sz w:val="22"/>
          <w:szCs w:val="22"/>
        </w:rPr>
        <w:t xml:space="preserve"> features</w:t>
      </w:r>
      <w:proofErr w:type="gramEnd"/>
      <w:r w:rsidRPr="00041089">
        <w:rPr>
          <w:sz w:val="22"/>
          <w:szCs w:val="22"/>
        </w:rPr>
        <w:t xml:space="preserve"> was introduced to resolve a cold-start problem created by the historical skip rate. </w:t>
      </w:r>
      <w:r w:rsidR="007604FD" w:rsidRPr="00041089">
        <w:rPr>
          <w:sz w:val="22"/>
          <w:szCs w:val="22"/>
        </w:rPr>
        <w:t>After initial analysis, 32.9% of listens had a historical skip rate of 0. However, 6</w:t>
      </w:r>
      <w:r w:rsidR="00F03D79">
        <w:rPr>
          <w:sz w:val="22"/>
          <w:szCs w:val="22"/>
        </w:rPr>
        <w:t>7.</w:t>
      </w:r>
      <w:r w:rsidR="007604FD" w:rsidRPr="00041089">
        <w:rPr>
          <w:sz w:val="22"/>
          <w:szCs w:val="22"/>
        </w:rPr>
        <w:t xml:space="preserve">5% of these 0 skip rate listens had historical listens of the same artist. This provides information to 112,000 rows that otherwise would have had no historical data. Aside from this, it also provides extra context intuitively, as if an individual </w:t>
      </w:r>
      <w:proofErr w:type="gramStart"/>
      <w:r w:rsidR="007604FD" w:rsidRPr="00041089">
        <w:rPr>
          <w:sz w:val="22"/>
          <w:szCs w:val="22"/>
        </w:rPr>
        <w:t>has a tendency to</w:t>
      </w:r>
      <w:proofErr w:type="gramEnd"/>
      <w:r w:rsidR="007604FD" w:rsidRPr="00041089">
        <w:rPr>
          <w:sz w:val="22"/>
          <w:szCs w:val="22"/>
        </w:rPr>
        <w:t xml:space="preserve"> skip a certain artist regardless of the </w:t>
      </w:r>
      <w:proofErr w:type="gramStart"/>
      <w:r w:rsidR="007604FD" w:rsidRPr="00041089">
        <w:rPr>
          <w:sz w:val="22"/>
          <w:szCs w:val="22"/>
        </w:rPr>
        <w:t>track</w:t>
      </w:r>
      <w:proofErr w:type="gramEnd"/>
      <w:r w:rsidR="007604FD" w:rsidRPr="00041089">
        <w:rPr>
          <w:sz w:val="22"/>
          <w:szCs w:val="22"/>
        </w:rPr>
        <w:t xml:space="preserve"> then they are likely to skip again.</w:t>
      </w:r>
    </w:p>
    <w:p w14:paraId="2A4C8E2A" w14:textId="67C082EE" w:rsidR="007604FD" w:rsidRPr="00041089" w:rsidRDefault="007604FD" w:rsidP="0093036A">
      <w:pPr>
        <w:pStyle w:val="ListParagraph"/>
        <w:numPr>
          <w:ilvl w:val="0"/>
          <w:numId w:val="15"/>
        </w:numPr>
        <w:rPr>
          <w:rFonts w:asciiTheme="minorHAnsi" w:hAnsiTheme="minorHAnsi" w:cstheme="minorBidi"/>
          <w:sz w:val="22"/>
          <w:szCs w:val="22"/>
        </w:rPr>
      </w:pPr>
      <w:r w:rsidRPr="00041089">
        <w:rPr>
          <w:b/>
          <w:bCs/>
          <w:sz w:val="22"/>
          <w:szCs w:val="22"/>
        </w:rPr>
        <w:t xml:space="preserve">Is repeat track: </w:t>
      </w:r>
      <w:r w:rsidRPr="00041089">
        <w:rPr>
          <w:sz w:val="22"/>
          <w:szCs w:val="22"/>
        </w:rPr>
        <w:t>A binary feature; True if this track has already been played in this session | False otherwise.</w:t>
      </w:r>
    </w:p>
    <w:p w14:paraId="6BAE2D76" w14:textId="16EB9BB1" w:rsidR="007604FD" w:rsidRPr="00041089" w:rsidRDefault="007604FD" w:rsidP="0093036A">
      <w:pPr>
        <w:pStyle w:val="ListParagraph"/>
        <w:numPr>
          <w:ilvl w:val="0"/>
          <w:numId w:val="15"/>
        </w:numPr>
        <w:rPr>
          <w:rFonts w:asciiTheme="minorHAnsi" w:hAnsiTheme="minorHAnsi" w:cstheme="minorBidi"/>
          <w:sz w:val="22"/>
          <w:szCs w:val="22"/>
        </w:rPr>
      </w:pPr>
      <w:r w:rsidRPr="00041089">
        <w:rPr>
          <w:b/>
          <w:bCs/>
          <w:sz w:val="22"/>
          <w:szCs w:val="22"/>
        </w:rPr>
        <w:t xml:space="preserve">Same artist as </w:t>
      </w:r>
      <w:proofErr w:type="spellStart"/>
      <w:r w:rsidRPr="00041089">
        <w:rPr>
          <w:b/>
          <w:bCs/>
          <w:sz w:val="22"/>
          <w:szCs w:val="22"/>
        </w:rPr>
        <w:t>prev</w:t>
      </w:r>
      <w:proofErr w:type="spellEnd"/>
      <w:r w:rsidRPr="00041089">
        <w:rPr>
          <w:b/>
          <w:bCs/>
          <w:sz w:val="22"/>
          <w:szCs w:val="22"/>
        </w:rPr>
        <w:t>:</w:t>
      </w:r>
      <w:r w:rsidRPr="00041089">
        <w:rPr>
          <w:sz w:val="22"/>
          <w:szCs w:val="22"/>
        </w:rPr>
        <w:t xml:space="preserve"> A binary feature; True if the previous track was by the same artist | False otherwise.</w:t>
      </w:r>
    </w:p>
    <w:p w14:paraId="46FF98A6" w14:textId="60368C9F" w:rsidR="007604FD" w:rsidRPr="00041089" w:rsidRDefault="007604FD" w:rsidP="0093036A">
      <w:pPr>
        <w:pStyle w:val="ListParagraph"/>
        <w:numPr>
          <w:ilvl w:val="0"/>
          <w:numId w:val="15"/>
        </w:numPr>
        <w:rPr>
          <w:rFonts w:asciiTheme="minorHAnsi" w:hAnsiTheme="minorHAnsi" w:cstheme="minorBidi"/>
          <w:sz w:val="22"/>
          <w:szCs w:val="22"/>
        </w:rPr>
      </w:pPr>
      <w:r w:rsidRPr="00041089">
        <w:rPr>
          <w:b/>
          <w:bCs/>
          <w:sz w:val="22"/>
          <w:szCs w:val="22"/>
        </w:rPr>
        <w:t>Shuffle:</w:t>
      </w:r>
      <w:r w:rsidRPr="00041089">
        <w:rPr>
          <w:sz w:val="22"/>
          <w:szCs w:val="22"/>
        </w:rPr>
        <w:t xml:space="preserve"> A binary feature; True if the user started the track in shuffle mode | False otherwise.</w:t>
      </w:r>
    </w:p>
    <w:p w14:paraId="31B1760D" w14:textId="211D0C8E" w:rsidR="007604FD" w:rsidRPr="00041089" w:rsidRDefault="007604FD" w:rsidP="007604FD">
      <w:pPr>
        <w:rPr>
          <w:sz w:val="22"/>
          <w:szCs w:val="22"/>
        </w:rPr>
      </w:pPr>
      <w:r w:rsidRPr="00041089">
        <w:rPr>
          <w:sz w:val="22"/>
          <w:szCs w:val="22"/>
        </w:rPr>
        <w:t>Two features ‘</w:t>
      </w:r>
      <w:proofErr w:type="spellStart"/>
      <w:r w:rsidRPr="00041089">
        <w:rPr>
          <w:i/>
          <w:iCs/>
          <w:sz w:val="22"/>
          <w:szCs w:val="22"/>
        </w:rPr>
        <w:t>actively_selected</w:t>
      </w:r>
      <w:proofErr w:type="spellEnd"/>
      <w:r w:rsidRPr="00041089">
        <w:rPr>
          <w:sz w:val="22"/>
          <w:szCs w:val="22"/>
        </w:rPr>
        <w:t>’ &amp; ‘</w:t>
      </w:r>
      <w:proofErr w:type="spellStart"/>
      <w:r w:rsidRPr="00041089">
        <w:rPr>
          <w:i/>
          <w:iCs/>
          <w:sz w:val="22"/>
          <w:szCs w:val="22"/>
        </w:rPr>
        <w:t>reason_start</w:t>
      </w:r>
      <w:proofErr w:type="spellEnd"/>
      <w:r w:rsidRPr="00041089">
        <w:rPr>
          <w:sz w:val="22"/>
          <w:szCs w:val="22"/>
        </w:rPr>
        <w:t xml:space="preserve">’ were initially included in the code but ultimately did not end up being an active feature in the models, more detail will be provided on this in chapter </w:t>
      </w:r>
      <w:r w:rsidR="00F03D79">
        <w:rPr>
          <w:sz w:val="22"/>
          <w:szCs w:val="22"/>
        </w:rPr>
        <w:t>4.</w:t>
      </w:r>
    </w:p>
    <w:p w14:paraId="4BD2AA37" w14:textId="77777777" w:rsidR="007604FD" w:rsidRDefault="007604FD" w:rsidP="007604FD"/>
    <w:p w14:paraId="7B03699E" w14:textId="13408A82" w:rsidR="007604FD" w:rsidRDefault="00F03D79" w:rsidP="007604FD">
      <w:pPr>
        <w:pStyle w:val="Subtitle"/>
      </w:pPr>
      <w:r>
        <w:t>3.</w:t>
      </w:r>
      <w:r w:rsidR="003D4C1E">
        <w:t xml:space="preserve">7 </w:t>
      </w:r>
      <w:r w:rsidR="007604FD">
        <w:t>Data Filtration</w:t>
      </w:r>
    </w:p>
    <w:p w14:paraId="378C101B" w14:textId="77777777" w:rsidR="00E14C2F" w:rsidRPr="00E14C2F" w:rsidRDefault="00E14C2F" w:rsidP="00E14C2F"/>
    <w:p w14:paraId="60B9AABD" w14:textId="54ADBA6E" w:rsidR="007604FD" w:rsidRPr="00041089" w:rsidRDefault="00212D04" w:rsidP="007604FD">
      <w:pPr>
        <w:rPr>
          <w:sz w:val="22"/>
          <w:szCs w:val="22"/>
          <w:lang w:eastAsia="en-US"/>
        </w:rPr>
      </w:pPr>
      <w:r w:rsidRPr="00041089">
        <w:rPr>
          <w:sz w:val="22"/>
          <w:szCs w:val="22"/>
          <w:lang w:eastAsia="en-US"/>
        </w:rPr>
        <w:t>The subsequent step in the pipeline is the filtering</w:t>
      </w:r>
      <w:r w:rsidR="00E572C1">
        <w:rPr>
          <w:sz w:val="22"/>
          <w:szCs w:val="22"/>
          <w:lang w:eastAsia="en-US"/>
        </w:rPr>
        <w:t xml:space="preserve"> of</w:t>
      </w:r>
      <w:r w:rsidRPr="00041089">
        <w:rPr>
          <w:sz w:val="22"/>
          <w:szCs w:val="22"/>
          <w:lang w:eastAsia="en-US"/>
        </w:rPr>
        <w:t xml:space="preserve"> the dataset to obtain only valid entries. These entries are obtained using the constraints defined below:</w:t>
      </w:r>
    </w:p>
    <w:p w14:paraId="781C7383" w14:textId="77777777" w:rsidR="00212D04" w:rsidRPr="00041089" w:rsidRDefault="00212D04" w:rsidP="007604FD">
      <w:pPr>
        <w:rPr>
          <w:sz w:val="22"/>
          <w:szCs w:val="22"/>
          <w:lang w:eastAsia="en-US"/>
        </w:rPr>
      </w:pPr>
    </w:p>
    <w:p w14:paraId="0CE04544" w14:textId="2A93A56E" w:rsidR="00EC40FF" w:rsidRPr="00041089" w:rsidRDefault="00212D04" w:rsidP="00EC40FF">
      <w:pPr>
        <w:pStyle w:val="ListParagraph"/>
        <w:numPr>
          <w:ilvl w:val="0"/>
          <w:numId w:val="16"/>
        </w:numPr>
        <w:rPr>
          <w:rFonts w:asciiTheme="minorHAnsi" w:hAnsiTheme="minorHAnsi" w:cstheme="minorBidi"/>
          <w:sz w:val="22"/>
          <w:szCs w:val="22"/>
        </w:rPr>
      </w:pPr>
      <w:r w:rsidRPr="00041089">
        <w:rPr>
          <w:b/>
          <w:bCs/>
          <w:sz w:val="22"/>
          <w:szCs w:val="22"/>
        </w:rPr>
        <w:t xml:space="preserve">Session Length </w:t>
      </w:r>
      <m:oMath>
        <m:r>
          <m:rPr>
            <m:sty m:val="bi"/>
          </m:rPr>
          <w:rPr>
            <w:rFonts w:ascii="Cambria Math" w:hAnsi="Cambria Math"/>
            <w:sz w:val="22"/>
            <w:szCs w:val="22"/>
          </w:rPr>
          <m:t xml:space="preserve">≥ </m:t>
        </m:r>
      </m:oMath>
      <w:r w:rsidRPr="00041089">
        <w:rPr>
          <w:b/>
          <w:bCs/>
          <w:sz w:val="22"/>
          <w:szCs w:val="22"/>
        </w:rPr>
        <w:t xml:space="preserve">7 tracks: </w:t>
      </w:r>
      <w:r w:rsidRPr="00041089">
        <w:rPr>
          <w:sz w:val="22"/>
          <w:szCs w:val="22"/>
        </w:rPr>
        <w:t>Sessions with fewer tracks cannot support a context/query split with sufficient data points for training and evaluation</w:t>
      </w:r>
    </w:p>
    <w:p w14:paraId="57910AC4" w14:textId="0C64E56A" w:rsidR="00212D04" w:rsidRPr="00041089" w:rsidRDefault="00212D04" w:rsidP="00EC40FF">
      <w:pPr>
        <w:pStyle w:val="ListParagraph"/>
        <w:numPr>
          <w:ilvl w:val="0"/>
          <w:numId w:val="16"/>
        </w:numPr>
        <w:rPr>
          <w:rFonts w:asciiTheme="minorHAnsi" w:eastAsiaTheme="minorHAnsi" w:hAnsiTheme="minorHAnsi" w:cstheme="minorBidi"/>
          <w:sz w:val="22"/>
          <w:szCs w:val="22"/>
        </w:rPr>
      </w:pPr>
      <w:r w:rsidRPr="00041089">
        <w:rPr>
          <w:b/>
          <w:bCs/>
          <w:sz w:val="22"/>
          <w:szCs w:val="22"/>
        </w:rPr>
        <w:t xml:space="preserve">Unique Artists  </w:t>
      </w:r>
      <m:oMath>
        <m:r>
          <m:rPr>
            <m:sty m:val="bi"/>
          </m:rPr>
          <w:rPr>
            <w:rFonts w:ascii="Cambria Math" w:hAnsi="Cambria Math"/>
            <w:sz w:val="22"/>
            <w:szCs w:val="22"/>
          </w:rPr>
          <m:t>&gt;</m:t>
        </m:r>
      </m:oMath>
      <w:r w:rsidRPr="00041089">
        <w:rPr>
          <w:rFonts w:eastAsiaTheme="minorEastAsia"/>
          <w:b/>
          <w:bCs/>
          <w:sz w:val="22"/>
          <w:szCs w:val="22"/>
        </w:rPr>
        <w:t xml:space="preserve"> 1:</w:t>
      </w:r>
      <w:r w:rsidRPr="00041089">
        <w:rPr>
          <w:rFonts w:eastAsiaTheme="minorEastAsia"/>
          <w:sz w:val="22"/>
          <w:szCs w:val="22"/>
        </w:rPr>
        <w:t xml:space="preserve"> A listening session containing no more than 1 artist indicates that the user has already actively selected what they want to listen to and defeats the purpose of this model</w:t>
      </w:r>
    </w:p>
    <w:p w14:paraId="2BAD891D" w14:textId="3F2B9579" w:rsidR="00212D04" w:rsidRPr="00041089" w:rsidRDefault="00212D04" w:rsidP="00EC40FF">
      <w:pPr>
        <w:pStyle w:val="ListParagraph"/>
        <w:numPr>
          <w:ilvl w:val="0"/>
          <w:numId w:val="16"/>
        </w:numPr>
        <w:rPr>
          <w:rFonts w:asciiTheme="minorHAnsi" w:eastAsiaTheme="minorHAnsi" w:hAnsiTheme="minorHAnsi" w:cstheme="minorBidi"/>
          <w:sz w:val="22"/>
          <w:szCs w:val="22"/>
        </w:rPr>
      </w:pPr>
      <w:r w:rsidRPr="00041089">
        <w:rPr>
          <w:b/>
          <w:bCs/>
          <w:sz w:val="22"/>
          <w:szCs w:val="22"/>
        </w:rPr>
        <w:t xml:space="preserve">Number of Skips  </w:t>
      </w:r>
      <m:oMath>
        <m:r>
          <m:rPr>
            <m:sty m:val="bi"/>
          </m:rPr>
          <w:rPr>
            <w:rFonts w:ascii="Cambria Math" w:hAnsi="Cambria Math"/>
            <w:sz w:val="22"/>
            <w:szCs w:val="22"/>
          </w:rPr>
          <m:t>≥</m:t>
        </m:r>
      </m:oMath>
      <w:r w:rsidRPr="00041089">
        <w:rPr>
          <w:rFonts w:eastAsiaTheme="minorEastAsia"/>
          <w:b/>
          <w:bCs/>
          <w:sz w:val="22"/>
          <w:szCs w:val="22"/>
        </w:rPr>
        <w:t xml:space="preserve"> 1: </w:t>
      </w:r>
      <w:r w:rsidRPr="00041089">
        <w:rPr>
          <w:rFonts w:eastAsiaTheme="minorEastAsia"/>
          <w:sz w:val="22"/>
          <w:szCs w:val="22"/>
        </w:rPr>
        <w:t>A listening session with 0 skips provides no information for the model to train on, it cannot reorder a queue of songs based on negative feedback alone.</w:t>
      </w:r>
    </w:p>
    <w:p w14:paraId="536FD2DE" w14:textId="77777777" w:rsidR="00212D04" w:rsidRDefault="00212D04" w:rsidP="00212D04">
      <w:pPr>
        <w:rPr>
          <w:b/>
          <w:bCs/>
        </w:rPr>
      </w:pPr>
    </w:p>
    <w:p w14:paraId="231E8256" w14:textId="77777777" w:rsidR="00212D04" w:rsidRDefault="00212D04" w:rsidP="00212D04">
      <w:pPr>
        <w:rPr>
          <w:b/>
          <w:bCs/>
        </w:rPr>
      </w:pPr>
    </w:p>
    <w:p w14:paraId="078B5579" w14:textId="7879C132" w:rsidR="0051564B" w:rsidRPr="0051564B" w:rsidRDefault="00212D04" w:rsidP="00212D04">
      <w:pPr>
        <w:rPr>
          <w:i/>
          <w:iCs/>
          <w:color w:val="3A3A3A" w:themeColor="background2" w:themeShade="40"/>
        </w:rPr>
      </w:pPr>
      <w:r>
        <w:rPr>
          <w:i/>
          <w:iCs/>
          <w:color w:val="3A3A3A" w:themeColor="background2" w:themeShade="40"/>
        </w:rPr>
        <w:t xml:space="preserve">Table </w:t>
      </w:r>
      <w:r w:rsidR="00F03D79">
        <w:rPr>
          <w:i/>
          <w:iCs/>
          <w:color w:val="3A3A3A" w:themeColor="background2" w:themeShade="40"/>
        </w:rPr>
        <w:t>3.</w:t>
      </w:r>
      <w:r>
        <w:rPr>
          <w:i/>
          <w:iCs/>
          <w:color w:val="3A3A3A" w:themeColor="background2" w:themeShade="40"/>
        </w:rPr>
        <w:t>2)</w:t>
      </w:r>
      <w:r w:rsidR="0051564B">
        <w:rPr>
          <w:i/>
          <w:iCs/>
          <w:color w:val="3A3A3A" w:themeColor="background2" w:themeShade="40"/>
        </w:rPr>
        <w:t xml:space="preserve"> </w:t>
      </w:r>
      <w:r w:rsidR="00E572C1">
        <w:rPr>
          <w:i/>
          <w:iCs/>
          <w:color w:val="3A3A3A" w:themeColor="background2" w:themeShade="40"/>
        </w:rPr>
        <w:t>T</w:t>
      </w:r>
      <w:r w:rsidR="0051564B">
        <w:rPr>
          <w:i/>
          <w:iCs/>
          <w:color w:val="3A3A3A" w:themeColor="background2" w:themeShade="40"/>
        </w:rPr>
        <w:t xml:space="preserve">he </w:t>
      </w:r>
      <w:r w:rsidR="00E572C1">
        <w:rPr>
          <w:i/>
          <w:iCs/>
          <w:color w:val="3A3A3A" w:themeColor="background2" w:themeShade="40"/>
        </w:rPr>
        <w:t>e</w:t>
      </w:r>
      <w:r w:rsidR="0051564B">
        <w:rPr>
          <w:i/>
          <w:iCs/>
          <w:color w:val="3A3A3A" w:themeColor="background2" w:themeShade="40"/>
        </w:rPr>
        <w:t>ffect of each operation on the quantity of data that is usable for the model</w:t>
      </w:r>
    </w:p>
    <w:p w14:paraId="7D806B74" w14:textId="68BF6AB7" w:rsidR="00212D04" w:rsidRDefault="00212D04" w:rsidP="0051564B">
      <w:pPr>
        <w:jc w:val="center"/>
      </w:pPr>
      <w:r w:rsidRPr="00212D04">
        <w:rPr>
          <w:noProof/>
        </w:rPr>
        <w:drawing>
          <wp:inline distT="0" distB="0" distL="0" distR="0" wp14:anchorId="603EEB84" wp14:editId="5CF96D37">
            <wp:extent cx="5928120" cy="719091"/>
            <wp:effectExtent l="0" t="0" r="3175" b="5080"/>
            <wp:docPr id="30497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77497" name=""/>
                    <pic:cNvPicPr/>
                  </pic:nvPicPr>
                  <pic:blipFill>
                    <a:blip r:embed="rId6"/>
                    <a:stretch>
                      <a:fillRect/>
                    </a:stretch>
                  </pic:blipFill>
                  <pic:spPr>
                    <a:xfrm>
                      <a:off x="0" y="0"/>
                      <a:ext cx="6205739" cy="752767"/>
                    </a:xfrm>
                    <a:prstGeom prst="rect">
                      <a:avLst/>
                    </a:prstGeom>
                  </pic:spPr>
                </pic:pic>
              </a:graphicData>
            </a:graphic>
          </wp:inline>
        </w:drawing>
      </w:r>
    </w:p>
    <w:p w14:paraId="1E8B72F2" w14:textId="3FF36B72" w:rsidR="0051564B" w:rsidRDefault="0051564B" w:rsidP="0051564B"/>
    <w:p w14:paraId="2716A17C" w14:textId="10666AC6" w:rsidR="00041089" w:rsidRDefault="0051564B" w:rsidP="00041089">
      <w:pPr>
        <w:rPr>
          <w:sz w:val="22"/>
          <w:szCs w:val="22"/>
        </w:rPr>
      </w:pPr>
      <w:r>
        <w:t xml:space="preserve">As shown above, in Table </w:t>
      </w:r>
      <w:r w:rsidR="00F03D79">
        <w:t>3.</w:t>
      </w:r>
      <w:r>
        <w:t>2, the validity filter excludes 2</w:t>
      </w:r>
      <w:r w:rsidR="00F03D79">
        <w:t>3.</w:t>
      </w:r>
      <w:r>
        <w:t xml:space="preserve">8% (1.2m) of remaining rows </w:t>
      </w:r>
      <w:r w:rsidRPr="00041089">
        <w:rPr>
          <w:sz w:val="22"/>
          <w:szCs w:val="22"/>
        </w:rPr>
        <w:t>and 61.5% (173k) of remaining sessions. Although this is a significant amount it is necessary to ensure the model is being trained on reliable data.</w:t>
      </w:r>
    </w:p>
    <w:p w14:paraId="6346BE8F" w14:textId="77777777" w:rsidR="00E14C2F" w:rsidRDefault="00E14C2F" w:rsidP="00041089">
      <w:pPr>
        <w:rPr>
          <w:sz w:val="22"/>
          <w:szCs w:val="22"/>
        </w:rPr>
      </w:pPr>
    </w:p>
    <w:p w14:paraId="2F697D6C" w14:textId="5679E220" w:rsidR="0051564B" w:rsidRDefault="00F03D79" w:rsidP="00041089">
      <w:pPr>
        <w:pStyle w:val="Subtitle"/>
      </w:pPr>
      <w:r>
        <w:t>3.</w:t>
      </w:r>
      <w:r w:rsidR="003D4C1E">
        <w:t xml:space="preserve">8 </w:t>
      </w:r>
      <w:r w:rsidR="0051564B">
        <w:t>Normalisation</w:t>
      </w:r>
    </w:p>
    <w:p w14:paraId="7D10E382" w14:textId="77777777" w:rsidR="00E14C2F" w:rsidRPr="00E14C2F" w:rsidRDefault="00E14C2F" w:rsidP="00E14C2F"/>
    <w:p w14:paraId="636AB167" w14:textId="77777777" w:rsidR="00E14C2F" w:rsidRDefault="002A75ED" w:rsidP="0051564B">
      <w:pPr>
        <w:rPr>
          <w:sz w:val="22"/>
          <w:szCs w:val="22"/>
          <w:lang w:eastAsia="en-US"/>
        </w:rPr>
      </w:pPr>
      <w:r w:rsidRPr="00041089">
        <w:rPr>
          <w:sz w:val="22"/>
          <w:szCs w:val="22"/>
          <w:lang w:eastAsia="en-US"/>
        </w:rPr>
        <w:t xml:space="preserve">Of the 10 audio features utilised in the model, 9 are initially continuous values with a variety of means and standard deviations, therefore we must normalise them so that they can be compared against each other in the neural network models. To carry out the normalisation a z-score is computed for each row within a session. The decision to normalise within each session is intuitive given the problem at hand, </w:t>
      </w:r>
      <w:r w:rsidRPr="00041089">
        <w:rPr>
          <w:sz w:val="22"/>
          <w:szCs w:val="22"/>
          <w:lang w:eastAsia="en-US"/>
        </w:rPr>
        <w:lastRenderedPageBreak/>
        <w:t>predicting in-session listening habits. Therefore, we want to compare, as an example, how energetic a track is in context to the rest of the session. A song with energy 0.5 will seem very energetic in a session where the average energy is 0.3 but low energy in a session where the mean is higher.</w:t>
      </w:r>
    </w:p>
    <w:p w14:paraId="13C0D0F5" w14:textId="4C89F437" w:rsidR="002A75ED" w:rsidRPr="00041089" w:rsidRDefault="000C142E" w:rsidP="0051564B">
      <w:pPr>
        <w:rPr>
          <w:sz w:val="22"/>
          <w:szCs w:val="22"/>
          <w:lang w:eastAsia="en-US"/>
        </w:rPr>
      </w:pPr>
      <w:r w:rsidRPr="00041089">
        <w:rPr>
          <w:noProof/>
          <w:sz w:val="22"/>
          <w:szCs w:val="22"/>
        </w:rPr>
        <mc:AlternateContent>
          <mc:Choice Requires="wpg">
            <w:drawing>
              <wp:anchor distT="0" distB="0" distL="114300" distR="114300" simplePos="0" relativeHeight="251654144" behindDoc="0" locked="0" layoutInCell="1" allowOverlap="1" wp14:anchorId="0F9EF9DE" wp14:editId="394C6C9A">
                <wp:simplePos x="0" y="0"/>
                <wp:positionH relativeFrom="column">
                  <wp:posOffset>4030345</wp:posOffset>
                </wp:positionH>
                <wp:positionV relativeFrom="paragraph">
                  <wp:posOffset>40005</wp:posOffset>
                </wp:positionV>
                <wp:extent cx="1651000" cy="3532505"/>
                <wp:effectExtent l="0" t="0" r="0" b="0"/>
                <wp:wrapSquare wrapText="bothSides"/>
                <wp:docPr id="412847069" name="Group 5"/>
                <wp:cNvGraphicFramePr/>
                <a:graphic xmlns:a="http://schemas.openxmlformats.org/drawingml/2006/main">
                  <a:graphicData uri="http://schemas.microsoft.com/office/word/2010/wordprocessingGroup">
                    <wpg:wgp>
                      <wpg:cNvGrpSpPr/>
                      <wpg:grpSpPr>
                        <a:xfrm>
                          <a:off x="0" y="0"/>
                          <a:ext cx="1651000" cy="3532505"/>
                          <a:chOff x="0" y="0"/>
                          <a:chExt cx="1651000" cy="3785586"/>
                        </a:xfrm>
                      </wpg:grpSpPr>
                      <wps:wsp>
                        <wps:cNvPr id="1496063382" name="Text Box 4"/>
                        <wps:cNvSpPr txBox="1"/>
                        <wps:spPr>
                          <a:xfrm>
                            <a:off x="0" y="0"/>
                            <a:ext cx="1651000" cy="257452"/>
                          </a:xfrm>
                          <a:prstGeom prst="rect">
                            <a:avLst/>
                          </a:prstGeom>
                          <a:solidFill>
                            <a:schemeClr val="lt1"/>
                          </a:solidFill>
                          <a:ln w="6350">
                            <a:noFill/>
                          </a:ln>
                        </wps:spPr>
                        <wps:txbx>
                          <w:txbxContent>
                            <w:p w14:paraId="736F5833" w14:textId="0DC2C970" w:rsidR="0028704C" w:rsidRPr="0028704C" w:rsidRDefault="0028704C">
                              <w:pPr>
                                <w:rPr>
                                  <w:i/>
                                  <w:iCs/>
                                  <w:color w:val="3A3A3A" w:themeColor="background2" w:themeShade="40"/>
                                  <w:sz w:val="16"/>
                                  <w:szCs w:val="16"/>
                                </w:rPr>
                              </w:pPr>
                              <w:r w:rsidRPr="0028704C">
                                <w:rPr>
                                  <w:i/>
                                  <w:iCs/>
                                  <w:color w:val="3A3A3A" w:themeColor="background2" w:themeShade="40"/>
                                  <w:sz w:val="18"/>
                                  <w:szCs w:val="18"/>
                                </w:rPr>
                                <w:t xml:space="preserve">Table </w:t>
                              </w:r>
                              <w:r w:rsidR="00F03D79">
                                <w:rPr>
                                  <w:i/>
                                  <w:iCs/>
                                  <w:color w:val="3A3A3A" w:themeColor="background2" w:themeShade="40"/>
                                  <w:sz w:val="18"/>
                                  <w:szCs w:val="18"/>
                                </w:rPr>
                                <w:t>3.</w:t>
                              </w:r>
                              <w:r w:rsidRPr="0028704C">
                                <w:rPr>
                                  <w:i/>
                                  <w:iCs/>
                                  <w:color w:val="3A3A3A" w:themeColor="background2" w:themeShade="40"/>
                                  <w:sz w:val="18"/>
                                  <w:szCs w:val="18"/>
                                </w:rPr>
                                <w:t>3) Users session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032905187"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204186"/>
                            <a:ext cx="1549400" cy="3581400"/>
                          </a:xfrm>
                          <a:prstGeom prst="rect">
                            <a:avLst/>
                          </a:prstGeom>
                        </pic:spPr>
                      </pic:pic>
                    </wpg:wgp>
                  </a:graphicData>
                </a:graphic>
                <wp14:sizeRelV relativeFrom="margin">
                  <wp14:pctHeight>0</wp14:pctHeight>
                </wp14:sizeRelV>
              </wp:anchor>
            </w:drawing>
          </mc:Choice>
          <mc:Fallback>
            <w:pict>
              <v:group w14:anchorId="0F9EF9DE" id="Group 5" o:spid="_x0000_s1036" style="position:absolute;margin-left:317.35pt;margin-top:3.15pt;width:130pt;height:278.15pt;z-index:251654144;mso-position-horizontal-relative:text;mso-position-vertical-relative:text;mso-height-relative:margin" coordsize="16510,3785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">
                <v:shape id="Text Box 4" o:spid="_x0000_s1037" type="#_x0000_t202" style="position:absolute;width:16510;height:25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" fillcolor="white [3201]" stroked="f" strokeweight=".5pt">
                  <v:textbox>
                    <w:txbxContent>
                      <w:p w14:paraId="736F5833" w14:textId="0DC2C970" w:rsidR="0028704C" w:rsidRPr="0028704C" w:rsidRDefault="0028704C">
                        <w:pPr>
                          <w:rPr>
                            <w:i/>
                            <w:iCs/>
                            <w:color w:val="3A3A3A" w:themeColor="background2" w:themeShade="40"/>
                            <w:sz w:val="16"/>
                            <w:szCs w:val="16"/>
                          </w:rPr>
                        </w:pPr>
                        <w:r w:rsidRPr="0028704C">
                          <w:rPr>
                            <w:i/>
                            <w:iCs/>
                            <w:color w:val="3A3A3A" w:themeColor="background2" w:themeShade="40"/>
                            <w:sz w:val="18"/>
                            <w:szCs w:val="18"/>
                          </w:rPr>
                          <w:t xml:space="preserve">Table </w:t>
                        </w:r>
                        <w:r w:rsidR="00F03D79">
                          <w:rPr>
                            <w:i/>
                            <w:iCs/>
                            <w:color w:val="3A3A3A" w:themeColor="background2" w:themeShade="40"/>
                            <w:sz w:val="18"/>
                            <w:szCs w:val="18"/>
                          </w:rPr>
                          <w:t>3.</w:t>
                        </w:r>
                        <w:r w:rsidRPr="0028704C">
                          <w:rPr>
                            <w:i/>
                            <w:iCs/>
                            <w:color w:val="3A3A3A" w:themeColor="background2" w:themeShade="40"/>
                            <w:sz w:val="18"/>
                            <w:szCs w:val="18"/>
                          </w:rPr>
                          <w:t>3) Users session data</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8" type="#_x0000_t75" style="position:absolute;top:2041;width:15494;height:3581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">
                  <v:imagedata r:id="rId8" o:title=""/>
                </v:shape>
                <w10:wrap type="square"/>
              </v:group>
            </w:pict>
          </mc:Fallback>
        </mc:AlternateContent>
      </w:r>
    </w:p>
    <w:p w14:paraId="5F34E1AC" w14:textId="0EE28649" w:rsidR="002A75ED" w:rsidRDefault="00F03D79" w:rsidP="00041089">
      <w:pPr>
        <w:pStyle w:val="Subtitle"/>
      </w:pPr>
      <w:r>
        <w:t>3.</w:t>
      </w:r>
      <w:r w:rsidR="003D4C1E">
        <w:t xml:space="preserve">9 </w:t>
      </w:r>
      <w:r w:rsidR="002A75ED" w:rsidRPr="00041089">
        <w:t>Splitting of the Dataset</w:t>
      </w:r>
    </w:p>
    <w:p w14:paraId="0CBE8FF5" w14:textId="77777777" w:rsidR="00E14C2F" w:rsidRPr="00E14C2F" w:rsidRDefault="00E14C2F" w:rsidP="00E14C2F"/>
    <w:p w14:paraId="74E51C4D" w14:textId="775542CE" w:rsidR="000C142E" w:rsidRPr="00041089" w:rsidRDefault="002A75ED" w:rsidP="002A75ED">
      <w:pPr>
        <w:rPr>
          <w:sz w:val="22"/>
          <w:szCs w:val="22"/>
          <w:lang w:eastAsia="en-US"/>
        </w:rPr>
      </w:pPr>
      <w:r w:rsidRPr="00041089">
        <w:rPr>
          <w:sz w:val="22"/>
          <w:szCs w:val="22"/>
          <w:lang w:eastAsia="en-US"/>
        </w:rPr>
        <w:t xml:space="preserve">The final stage of the pipeline is splitting the dataset into training, validation &amp; testing datasets. This is done using a per-user chronological 70:15:15 split. </w:t>
      </w:r>
    </w:p>
    <w:p w14:paraId="669BCA07" w14:textId="77777777" w:rsidR="000C142E" w:rsidRPr="00041089" w:rsidRDefault="000C142E" w:rsidP="002A75ED">
      <w:pPr>
        <w:rPr>
          <w:sz w:val="22"/>
          <w:szCs w:val="22"/>
          <w:lang w:eastAsia="en-US"/>
        </w:rPr>
      </w:pPr>
    </w:p>
    <w:p w14:paraId="58F12760" w14:textId="5BA7B69A" w:rsidR="000C142E" w:rsidRPr="00041089" w:rsidRDefault="0028704C" w:rsidP="002A75ED">
      <w:pPr>
        <w:rPr>
          <w:sz w:val="22"/>
          <w:szCs w:val="22"/>
          <w:lang w:eastAsia="en-US"/>
        </w:rPr>
      </w:pPr>
      <w:r w:rsidRPr="00041089">
        <w:rPr>
          <w:sz w:val="22"/>
          <w:szCs w:val="22"/>
          <w:lang w:eastAsia="en-US"/>
        </w:rPr>
        <w:t xml:space="preserve">The split was done per user </w:t>
      </w:r>
      <w:r w:rsidR="002B5B67" w:rsidRPr="00041089">
        <w:rPr>
          <w:sz w:val="22"/>
          <w:szCs w:val="22"/>
          <w:lang w:eastAsia="en-US"/>
        </w:rPr>
        <w:t>because of</w:t>
      </w:r>
      <w:r w:rsidRPr="00041089">
        <w:rPr>
          <w:sz w:val="22"/>
          <w:szCs w:val="22"/>
          <w:lang w:eastAsia="en-US"/>
        </w:rPr>
        <w:t xml:space="preserve"> the large variance in contribution across the 33 volunteers, this is clearly shown in the table to the right (Table </w:t>
      </w:r>
      <w:r w:rsidR="00F03D79">
        <w:rPr>
          <w:sz w:val="22"/>
          <w:szCs w:val="22"/>
          <w:lang w:eastAsia="en-US"/>
        </w:rPr>
        <w:t>3.</w:t>
      </w:r>
      <w:r w:rsidRPr="00041089">
        <w:rPr>
          <w:sz w:val="22"/>
          <w:szCs w:val="22"/>
          <w:lang w:eastAsia="en-US"/>
        </w:rPr>
        <w:t xml:space="preserve">3), with </w:t>
      </w:r>
      <w:r w:rsidR="000C142E" w:rsidRPr="00041089">
        <w:rPr>
          <w:sz w:val="22"/>
          <w:szCs w:val="22"/>
          <w:lang w:eastAsia="en-US"/>
        </w:rPr>
        <w:t xml:space="preserve">the number of sessions per user varying from 94 </w:t>
      </w:r>
      <w:r w:rsidR="002B5B67" w:rsidRPr="00041089">
        <w:rPr>
          <w:sz w:val="22"/>
          <w:szCs w:val="22"/>
          <w:lang w:eastAsia="en-US"/>
        </w:rPr>
        <w:t>up to</w:t>
      </w:r>
      <w:r w:rsidR="000C142E" w:rsidRPr="00041089">
        <w:rPr>
          <w:sz w:val="22"/>
          <w:szCs w:val="22"/>
          <w:lang w:eastAsia="en-US"/>
        </w:rPr>
        <w:t xml:space="preserve"> 11,261. </w:t>
      </w:r>
      <w:r w:rsidR="002B5B67">
        <w:rPr>
          <w:sz w:val="22"/>
          <w:szCs w:val="22"/>
          <w:lang w:eastAsia="en-US"/>
        </w:rPr>
        <w:t>This</w:t>
      </w:r>
      <w:r w:rsidR="000C142E" w:rsidRPr="00041089">
        <w:rPr>
          <w:sz w:val="22"/>
          <w:szCs w:val="22"/>
          <w:lang w:eastAsia="en-US"/>
        </w:rPr>
        <w:t xml:space="preserve"> ensure</w:t>
      </w:r>
      <w:r w:rsidR="002B5B67">
        <w:rPr>
          <w:sz w:val="22"/>
          <w:szCs w:val="22"/>
          <w:lang w:eastAsia="en-US"/>
        </w:rPr>
        <w:t>s</w:t>
      </w:r>
      <w:r w:rsidR="000C142E" w:rsidRPr="00041089">
        <w:rPr>
          <w:sz w:val="22"/>
          <w:szCs w:val="22"/>
          <w:lang w:eastAsia="en-US"/>
        </w:rPr>
        <w:t xml:space="preserve"> that the validation and testing datasets had as large a sample population as possible. If it wasn’t split by </w:t>
      </w:r>
      <w:proofErr w:type="gramStart"/>
      <w:r w:rsidR="000C142E" w:rsidRPr="00041089">
        <w:rPr>
          <w:sz w:val="22"/>
          <w:szCs w:val="22"/>
          <w:lang w:eastAsia="en-US"/>
        </w:rPr>
        <w:t>user</w:t>
      </w:r>
      <w:proofErr w:type="gramEnd"/>
      <w:r w:rsidR="000C142E" w:rsidRPr="00041089">
        <w:rPr>
          <w:sz w:val="22"/>
          <w:szCs w:val="22"/>
          <w:lang w:eastAsia="en-US"/>
        </w:rPr>
        <w:t xml:space="preserve"> it would be possible for the testing stage to test on one or two users, skewing the results and producing inaccurate conclusions.</w:t>
      </w:r>
    </w:p>
    <w:p w14:paraId="4BE4B092" w14:textId="77777777" w:rsidR="000C142E" w:rsidRPr="00041089" w:rsidRDefault="000C142E" w:rsidP="002A75ED">
      <w:pPr>
        <w:rPr>
          <w:sz w:val="22"/>
          <w:szCs w:val="22"/>
          <w:lang w:eastAsia="en-US"/>
        </w:rPr>
      </w:pPr>
    </w:p>
    <w:p w14:paraId="5D9B17B5" w14:textId="59DE38EF" w:rsidR="000C142E" w:rsidRPr="00041089" w:rsidRDefault="000C142E" w:rsidP="002A75ED">
      <w:pPr>
        <w:rPr>
          <w:sz w:val="22"/>
          <w:szCs w:val="22"/>
          <w:lang w:eastAsia="en-US"/>
        </w:rPr>
      </w:pPr>
      <w:r w:rsidRPr="00041089">
        <w:rPr>
          <w:sz w:val="22"/>
          <w:szCs w:val="22"/>
          <w:lang w:eastAsia="en-US"/>
        </w:rPr>
        <w:t xml:space="preserve">The dataset was split chronologically to attempt to mimic real world constraints by reducing future leakage. </w:t>
      </w:r>
      <w:proofErr w:type="gramStart"/>
      <w:r w:rsidRPr="00041089">
        <w:rPr>
          <w:sz w:val="22"/>
          <w:szCs w:val="22"/>
          <w:lang w:eastAsia="en-US"/>
        </w:rPr>
        <w:t>Otherwise</w:t>
      </w:r>
      <w:proofErr w:type="gramEnd"/>
      <w:r w:rsidRPr="00041089">
        <w:rPr>
          <w:sz w:val="22"/>
          <w:szCs w:val="22"/>
          <w:lang w:eastAsia="en-US"/>
        </w:rPr>
        <w:t xml:space="preserve"> the model would be attempting to train on later listens and test on earlier ones, i.e. predicting the past from the future.</w:t>
      </w:r>
    </w:p>
    <w:p w14:paraId="1CB0FC1F" w14:textId="77777777" w:rsidR="000C142E" w:rsidRDefault="000C142E" w:rsidP="002A75ED">
      <w:pPr>
        <w:rPr>
          <w:lang w:eastAsia="en-US"/>
        </w:rPr>
      </w:pPr>
    </w:p>
    <w:p w14:paraId="690999C2" w14:textId="77777777" w:rsidR="00285550" w:rsidRDefault="00285550" w:rsidP="002A75ED">
      <w:pPr>
        <w:rPr>
          <w:lang w:eastAsia="en-US"/>
        </w:rPr>
      </w:pPr>
    </w:p>
    <w:p w14:paraId="08F8A86C" w14:textId="77777777" w:rsidR="00E572C1" w:rsidRDefault="00E572C1" w:rsidP="00285550">
      <w:pPr>
        <w:jc w:val="center"/>
        <w:rPr>
          <w:i/>
          <w:iCs/>
          <w:color w:val="3A3A3A" w:themeColor="background2" w:themeShade="40"/>
          <w:lang w:eastAsia="en-US"/>
        </w:rPr>
      </w:pPr>
    </w:p>
    <w:p w14:paraId="39FDA785" w14:textId="5ECDEB8D" w:rsidR="000C142E" w:rsidRPr="00285550" w:rsidRDefault="00285550" w:rsidP="00285550">
      <w:pPr>
        <w:jc w:val="center"/>
        <w:rPr>
          <w:i/>
          <w:iCs/>
          <w:color w:val="3A3A3A" w:themeColor="background2" w:themeShade="40"/>
          <w:lang w:eastAsia="en-US"/>
        </w:rPr>
      </w:pPr>
      <w:r>
        <w:rPr>
          <w:i/>
          <w:iCs/>
          <w:color w:val="3A3A3A" w:themeColor="background2" w:themeShade="40"/>
          <w:lang w:eastAsia="en-US"/>
        </w:rPr>
        <w:t xml:space="preserve">Table </w:t>
      </w:r>
      <w:r w:rsidR="00F03D79">
        <w:rPr>
          <w:i/>
          <w:iCs/>
          <w:color w:val="3A3A3A" w:themeColor="background2" w:themeShade="40"/>
          <w:lang w:eastAsia="en-US"/>
        </w:rPr>
        <w:t>3.</w:t>
      </w:r>
      <w:r>
        <w:rPr>
          <w:i/>
          <w:iCs/>
          <w:color w:val="3A3A3A" w:themeColor="background2" w:themeShade="40"/>
          <w:lang w:eastAsia="en-US"/>
        </w:rPr>
        <w:t xml:space="preserve">4) </w:t>
      </w:r>
      <w:r w:rsidR="00E572C1">
        <w:rPr>
          <w:i/>
          <w:iCs/>
          <w:color w:val="3A3A3A" w:themeColor="background2" w:themeShade="40"/>
          <w:lang w:eastAsia="en-US"/>
        </w:rPr>
        <w:t>The split of datasets after processing</w:t>
      </w:r>
    </w:p>
    <w:p w14:paraId="394115A7" w14:textId="594AD3DB" w:rsidR="000C142E" w:rsidRDefault="00285550" w:rsidP="00285550">
      <w:pPr>
        <w:jc w:val="center"/>
        <w:rPr>
          <w:lang w:eastAsia="en-US"/>
        </w:rPr>
      </w:pPr>
      <w:r w:rsidRPr="00285550">
        <w:rPr>
          <w:noProof/>
          <w:lang w:eastAsia="en-US"/>
        </w:rPr>
        <w:drawing>
          <wp:inline distT="0" distB="0" distL="0" distR="0" wp14:anchorId="26AE6069" wp14:editId="4392CDFB">
            <wp:extent cx="3056222" cy="768743"/>
            <wp:effectExtent l="0" t="0" r="5080" b="6350"/>
            <wp:docPr id="1176414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14467" name=""/>
                    <pic:cNvPicPr/>
                  </pic:nvPicPr>
                  <pic:blipFill>
                    <a:blip r:embed="rId9"/>
                    <a:stretch>
                      <a:fillRect/>
                    </a:stretch>
                  </pic:blipFill>
                  <pic:spPr>
                    <a:xfrm>
                      <a:off x="0" y="0"/>
                      <a:ext cx="3139013" cy="789568"/>
                    </a:xfrm>
                    <a:prstGeom prst="rect">
                      <a:avLst/>
                    </a:prstGeom>
                  </pic:spPr>
                </pic:pic>
              </a:graphicData>
            </a:graphic>
          </wp:inline>
        </w:drawing>
      </w:r>
    </w:p>
    <w:p w14:paraId="41027DD1" w14:textId="77777777" w:rsidR="000C142E" w:rsidRDefault="000C142E" w:rsidP="002A75ED">
      <w:pPr>
        <w:rPr>
          <w:lang w:eastAsia="en-US"/>
        </w:rPr>
      </w:pPr>
    </w:p>
    <w:p w14:paraId="53748793" w14:textId="6AC6DE67" w:rsidR="00A6168E" w:rsidRDefault="00A6168E" w:rsidP="002A75ED">
      <w:pPr>
        <w:rPr>
          <w:lang w:eastAsia="en-US"/>
        </w:rPr>
      </w:pPr>
    </w:p>
    <w:p w14:paraId="72123F27" w14:textId="77777777" w:rsidR="00A6168E" w:rsidRDefault="00A6168E" w:rsidP="002A75ED">
      <w:pPr>
        <w:rPr>
          <w:lang w:eastAsia="en-US"/>
        </w:rPr>
      </w:pPr>
    </w:p>
    <w:p w14:paraId="425F10C9" w14:textId="77777777" w:rsidR="00A6168E" w:rsidRDefault="00A6168E" w:rsidP="002A75ED">
      <w:pPr>
        <w:rPr>
          <w:lang w:eastAsia="en-US"/>
        </w:rPr>
      </w:pPr>
    </w:p>
    <w:p w14:paraId="15301B8E" w14:textId="77777777" w:rsidR="00A6168E" w:rsidRDefault="00A6168E" w:rsidP="002A75ED">
      <w:pPr>
        <w:rPr>
          <w:lang w:eastAsia="en-US"/>
        </w:rPr>
      </w:pPr>
    </w:p>
    <w:p w14:paraId="4EDBE849" w14:textId="77777777" w:rsidR="00A6168E" w:rsidRDefault="00A6168E" w:rsidP="002A75ED">
      <w:pPr>
        <w:rPr>
          <w:lang w:eastAsia="en-US"/>
        </w:rPr>
      </w:pPr>
    </w:p>
    <w:p w14:paraId="55F738C0" w14:textId="77777777" w:rsidR="00A6168E" w:rsidRDefault="00A6168E" w:rsidP="002A75ED">
      <w:pPr>
        <w:rPr>
          <w:lang w:eastAsia="en-US"/>
        </w:rPr>
      </w:pPr>
    </w:p>
    <w:p w14:paraId="7420D893" w14:textId="77777777" w:rsidR="00A6168E" w:rsidRDefault="00A6168E" w:rsidP="002A75ED">
      <w:pPr>
        <w:rPr>
          <w:lang w:eastAsia="en-US"/>
        </w:rPr>
      </w:pPr>
    </w:p>
    <w:p w14:paraId="6946353C" w14:textId="77777777" w:rsidR="00041089" w:rsidRDefault="00041089" w:rsidP="00A6168E">
      <w:pPr>
        <w:pStyle w:val="Title"/>
        <w:rPr>
          <w:rFonts w:ascii="Times New Roman" w:hAnsi="Times New Roman" w:cs="Times New Roman"/>
          <w:b/>
          <w:bCs/>
          <w:sz w:val="40"/>
          <w:szCs w:val="40"/>
          <w:u w:val="single"/>
        </w:rPr>
      </w:pPr>
    </w:p>
    <w:p w14:paraId="38AF11D8" w14:textId="77777777" w:rsidR="00041089" w:rsidRDefault="00041089" w:rsidP="00A6168E">
      <w:pPr>
        <w:pStyle w:val="Title"/>
        <w:rPr>
          <w:rFonts w:ascii="Times New Roman" w:hAnsi="Times New Roman" w:cs="Times New Roman"/>
          <w:b/>
          <w:bCs/>
          <w:sz w:val="40"/>
          <w:szCs w:val="40"/>
          <w:u w:val="single"/>
        </w:rPr>
      </w:pPr>
    </w:p>
    <w:p w14:paraId="1FAF46B2" w14:textId="77777777" w:rsidR="00041089" w:rsidRDefault="00041089" w:rsidP="00A6168E">
      <w:pPr>
        <w:pStyle w:val="Title"/>
        <w:rPr>
          <w:rFonts w:ascii="Times New Roman" w:hAnsi="Times New Roman" w:cs="Times New Roman"/>
          <w:b/>
          <w:bCs/>
          <w:sz w:val="40"/>
          <w:szCs w:val="40"/>
          <w:u w:val="single"/>
        </w:rPr>
      </w:pPr>
    </w:p>
    <w:p w14:paraId="5239A942" w14:textId="77777777" w:rsidR="00041089" w:rsidRDefault="00041089" w:rsidP="00A6168E">
      <w:pPr>
        <w:pStyle w:val="Title"/>
        <w:rPr>
          <w:rFonts w:ascii="Times New Roman" w:hAnsi="Times New Roman" w:cs="Times New Roman"/>
          <w:b/>
          <w:bCs/>
          <w:sz w:val="40"/>
          <w:szCs w:val="40"/>
          <w:u w:val="single"/>
        </w:rPr>
      </w:pPr>
    </w:p>
    <w:p w14:paraId="0B08D7C8" w14:textId="77777777" w:rsidR="00041089" w:rsidRDefault="00041089" w:rsidP="00A6168E">
      <w:pPr>
        <w:pStyle w:val="Title"/>
        <w:rPr>
          <w:rFonts w:ascii="Times New Roman" w:hAnsi="Times New Roman" w:cs="Times New Roman"/>
          <w:b/>
          <w:bCs/>
          <w:sz w:val="40"/>
          <w:szCs w:val="40"/>
          <w:u w:val="single"/>
        </w:rPr>
      </w:pPr>
    </w:p>
    <w:p w14:paraId="69A94ACE" w14:textId="77777777" w:rsidR="00041089" w:rsidRDefault="00041089" w:rsidP="00A6168E">
      <w:pPr>
        <w:pStyle w:val="Title"/>
        <w:rPr>
          <w:rFonts w:ascii="Times New Roman" w:hAnsi="Times New Roman" w:cs="Times New Roman"/>
          <w:b/>
          <w:bCs/>
          <w:sz w:val="40"/>
          <w:szCs w:val="40"/>
          <w:u w:val="single"/>
        </w:rPr>
      </w:pPr>
    </w:p>
    <w:p w14:paraId="21CB4F28" w14:textId="77777777" w:rsidR="00041089" w:rsidRDefault="00041089" w:rsidP="00A6168E">
      <w:pPr>
        <w:pStyle w:val="Title"/>
        <w:rPr>
          <w:rFonts w:ascii="Times New Roman" w:hAnsi="Times New Roman" w:cs="Times New Roman"/>
          <w:b/>
          <w:bCs/>
          <w:sz w:val="40"/>
          <w:szCs w:val="40"/>
          <w:u w:val="single"/>
        </w:rPr>
      </w:pPr>
    </w:p>
    <w:p w14:paraId="2EB5C60E" w14:textId="77777777" w:rsidR="000820A0" w:rsidRDefault="000820A0" w:rsidP="00A6168E">
      <w:pPr>
        <w:pStyle w:val="Title"/>
        <w:rPr>
          <w:rFonts w:ascii="Times New Roman" w:hAnsi="Times New Roman" w:cs="Times New Roman"/>
          <w:b/>
          <w:bCs/>
          <w:sz w:val="40"/>
          <w:szCs w:val="40"/>
          <w:u w:val="single"/>
        </w:rPr>
      </w:pPr>
    </w:p>
    <w:p w14:paraId="41CCB1A2" w14:textId="77777777" w:rsidR="000820A0" w:rsidRDefault="000820A0" w:rsidP="00A6168E">
      <w:pPr>
        <w:pStyle w:val="Title"/>
        <w:rPr>
          <w:rFonts w:ascii="Times New Roman" w:hAnsi="Times New Roman" w:cs="Times New Roman"/>
          <w:b/>
          <w:bCs/>
          <w:sz w:val="40"/>
          <w:szCs w:val="40"/>
          <w:u w:val="single"/>
        </w:rPr>
      </w:pPr>
    </w:p>
    <w:p w14:paraId="3CC7CA79" w14:textId="0E7BE353" w:rsidR="00A6168E" w:rsidRDefault="00F03D79" w:rsidP="00A6168E">
      <w:pPr>
        <w:pStyle w:val="Title"/>
        <w:rPr>
          <w:rFonts w:ascii="Times New Roman" w:hAnsi="Times New Roman" w:cs="Times New Roman"/>
          <w:b/>
          <w:bCs/>
          <w:sz w:val="40"/>
          <w:szCs w:val="40"/>
          <w:u w:val="single"/>
        </w:rPr>
      </w:pPr>
      <w:r>
        <w:rPr>
          <w:rFonts w:ascii="Times New Roman" w:hAnsi="Times New Roman" w:cs="Times New Roman"/>
          <w:b/>
          <w:bCs/>
          <w:sz w:val="40"/>
          <w:szCs w:val="40"/>
          <w:u w:val="single"/>
        </w:rPr>
        <w:t>4.</w:t>
      </w:r>
      <w:r w:rsidR="00A6168E">
        <w:rPr>
          <w:rFonts w:ascii="Times New Roman" w:hAnsi="Times New Roman" w:cs="Times New Roman"/>
          <w:b/>
          <w:bCs/>
          <w:sz w:val="40"/>
          <w:szCs w:val="40"/>
          <w:u w:val="single"/>
        </w:rPr>
        <w:t xml:space="preserve"> </w:t>
      </w:r>
      <w:r w:rsidR="00A6168E" w:rsidRPr="00A6168E">
        <w:rPr>
          <w:rFonts w:ascii="Times New Roman" w:hAnsi="Times New Roman" w:cs="Times New Roman"/>
          <w:b/>
          <w:bCs/>
          <w:sz w:val="40"/>
          <w:szCs w:val="40"/>
          <w:u w:val="single"/>
        </w:rPr>
        <w:t>Specification &amp; Design</w:t>
      </w:r>
    </w:p>
    <w:p w14:paraId="46B360C8" w14:textId="77777777" w:rsidR="00041089" w:rsidRDefault="00041089" w:rsidP="00041089">
      <w:pPr>
        <w:rPr>
          <w:lang w:eastAsia="en-US"/>
        </w:rPr>
      </w:pPr>
    </w:p>
    <w:p w14:paraId="63239FBE" w14:textId="62754C09" w:rsidR="00041089" w:rsidRDefault="00041089" w:rsidP="00041089">
      <w:pPr>
        <w:rPr>
          <w:sz w:val="22"/>
          <w:szCs w:val="22"/>
          <w:lang w:eastAsia="en-US"/>
        </w:rPr>
      </w:pPr>
      <w:r w:rsidRPr="00041089">
        <w:rPr>
          <w:sz w:val="22"/>
          <w:szCs w:val="22"/>
          <w:lang w:eastAsia="en-US"/>
        </w:rPr>
        <w:t>This chapter will describe the design decisions made throughout the construction of this model and the motivations behind each of these decisions.</w:t>
      </w:r>
    </w:p>
    <w:p w14:paraId="342DA5E4" w14:textId="77777777" w:rsidR="00070123" w:rsidRDefault="00070123" w:rsidP="00041089">
      <w:pPr>
        <w:rPr>
          <w:sz w:val="22"/>
          <w:szCs w:val="22"/>
          <w:lang w:eastAsia="en-US"/>
        </w:rPr>
      </w:pPr>
    </w:p>
    <w:p w14:paraId="40475657" w14:textId="544C85C5" w:rsidR="00070123" w:rsidRDefault="00F03D79" w:rsidP="00070123">
      <w:pPr>
        <w:pStyle w:val="Subtitle"/>
        <w:rPr>
          <w:rFonts w:cs="Times New Roman"/>
        </w:rPr>
      </w:pPr>
      <w:r>
        <w:rPr>
          <w:rFonts w:cs="Times New Roman"/>
        </w:rPr>
        <w:t>4.</w:t>
      </w:r>
      <w:r w:rsidR="00070123">
        <w:rPr>
          <w:rFonts w:cs="Times New Roman"/>
        </w:rPr>
        <w:t xml:space="preserve">1 </w:t>
      </w:r>
      <w:r w:rsidR="00070123" w:rsidRPr="006D09F0">
        <w:rPr>
          <w:rFonts w:cs="Times New Roman"/>
        </w:rPr>
        <w:t>The Models</w:t>
      </w:r>
    </w:p>
    <w:p w14:paraId="0BC825CB" w14:textId="77777777" w:rsidR="00070123" w:rsidRPr="00E14C2F" w:rsidRDefault="00070123" w:rsidP="00070123"/>
    <w:p w14:paraId="185E9C96" w14:textId="77777777" w:rsidR="00070123" w:rsidRPr="006D09F0" w:rsidRDefault="00070123" w:rsidP="00070123">
      <w:pPr>
        <w:rPr>
          <w:sz w:val="22"/>
          <w:szCs w:val="22"/>
          <w:lang w:eastAsia="en-US"/>
        </w:rPr>
      </w:pPr>
      <w:r w:rsidRPr="006D09F0">
        <w:rPr>
          <w:sz w:val="22"/>
          <w:szCs w:val="22"/>
          <w:lang w:eastAsia="en-US"/>
        </w:rPr>
        <w:t>For this research four models were selected for evaluation and comparison; Logistic Regression, Extra-Trees Classifier, Long</w:t>
      </w:r>
      <w:r>
        <w:rPr>
          <w:sz w:val="22"/>
          <w:szCs w:val="22"/>
          <w:lang w:eastAsia="en-US"/>
        </w:rPr>
        <w:t xml:space="preserve"> </w:t>
      </w:r>
      <w:r w:rsidRPr="006D09F0">
        <w:rPr>
          <w:sz w:val="22"/>
          <w:szCs w:val="22"/>
          <w:lang w:eastAsia="en-US"/>
        </w:rPr>
        <w:t>Short</w:t>
      </w:r>
      <w:r>
        <w:rPr>
          <w:sz w:val="22"/>
          <w:szCs w:val="22"/>
          <w:lang w:eastAsia="en-US"/>
        </w:rPr>
        <w:t>-</w:t>
      </w:r>
      <w:r w:rsidRPr="006D09F0">
        <w:rPr>
          <w:sz w:val="22"/>
          <w:szCs w:val="22"/>
          <w:lang w:eastAsia="en-US"/>
        </w:rPr>
        <w:t>Term Memory model (LSTM), and an adapted Self-Attentive Sequential Recommendation Model (SASRec).</w:t>
      </w:r>
    </w:p>
    <w:p w14:paraId="00A9F70B" w14:textId="77777777" w:rsidR="00070123" w:rsidRPr="006D09F0" w:rsidRDefault="00070123" w:rsidP="00070123">
      <w:pPr>
        <w:rPr>
          <w:sz w:val="22"/>
          <w:szCs w:val="22"/>
          <w:lang w:eastAsia="en-US"/>
        </w:rPr>
      </w:pPr>
    </w:p>
    <w:p w14:paraId="13771E97" w14:textId="77777777" w:rsidR="00070123" w:rsidRPr="006D09F0" w:rsidRDefault="00070123" w:rsidP="00070123">
      <w:pPr>
        <w:rPr>
          <w:sz w:val="22"/>
          <w:szCs w:val="22"/>
          <w:lang w:eastAsia="en-US"/>
        </w:rPr>
      </w:pPr>
      <w:r w:rsidRPr="006D09F0">
        <w:rPr>
          <w:sz w:val="22"/>
          <w:szCs w:val="22"/>
          <w:lang w:eastAsia="en-US"/>
        </w:rPr>
        <w:t xml:space="preserve">The inclusion of the </w:t>
      </w:r>
      <w:proofErr w:type="gramStart"/>
      <w:r w:rsidRPr="006D09F0">
        <w:rPr>
          <w:sz w:val="22"/>
          <w:szCs w:val="22"/>
          <w:lang w:eastAsia="en-US"/>
        </w:rPr>
        <w:t>baselines</w:t>
      </w:r>
      <w:proofErr w:type="gramEnd"/>
      <w:r w:rsidRPr="006D09F0">
        <w:rPr>
          <w:sz w:val="22"/>
          <w:szCs w:val="22"/>
          <w:lang w:eastAsia="en-US"/>
        </w:rPr>
        <w:t xml:space="preserve"> models (Log regression &amp; Extra-Trees) </w:t>
      </w:r>
      <w:proofErr w:type="gramStart"/>
      <w:r w:rsidRPr="006D09F0">
        <w:rPr>
          <w:sz w:val="22"/>
          <w:szCs w:val="22"/>
          <w:lang w:eastAsia="en-US"/>
        </w:rPr>
        <w:t>is</w:t>
      </w:r>
      <w:proofErr w:type="gramEnd"/>
      <w:r w:rsidRPr="006D09F0">
        <w:rPr>
          <w:sz w:val="22"/>
          <w:szCs w:val="22"/>
          <w:lang w:eastAsia="en-US"/>
        </w:rPr>
        <w:t xml:space="preserve"> backed by </w:t>
      </w:r>
      <w:r w:rsidRPr="000820A0">
        <w:rPr>
          <w:sz w:val="22"/>
          <w:szCs w:val="22"/>
          <w:highlight w:val="yellow"/>
          <w:lang w:eastAsia="en-US"/>
        </w:rPr>
        <w:t xml:space="preserve">Ferrari </w:t>
      </w:r>
      <w:proofErr w:type="spellStart"/>
      <w:r w:rsidRPr="000820A0">
        <w:rPr>
          <w:sz w:val="22"/>
          <w:szCs w:val="22"/>
          <w:highlight w:val="yellow"/>
          <w:lang w:eastAsia="en-US"/>
        </w:rPr>
        <w:t>Dacrema</w:t>
      </w:r>
      <w:proofErr w:type="spellEnd"/>
      <w:r w:rsidRPr="000820A0">
        <w:rPr>
          <w:sz w:val="22"/>
          <w:szCs w:val="22"/>
          <w:highlight w:val="yellow"/>
          <w:lang w:eastAsia="en-US"/>
        </w:rPr>
        <w:t xml:space="preserve"> et al.</w:t>
      </w:r>
      <w:r w:rsidRPr="006D09F0">
        <w:rPr>
          <w:sz w:val="22"/>
          <w:szCs w:val="22"/>
          <w:lang w:eastAsia="en-US"/>
        </w:rPr>
        <w:t xml:space="preserve"> who states the neural recommender models often fail to beat linear models when tuned equally. Each model is included to isolate a particular capability; Log regression captures linear relationships, Extra-Trees Classifier adds non-linear relationships, LSTM adds recurrenc</w:t>
      </w:r>
      <w:r>
        <w:rPr>
          <w:sz w:val="22"/>
          <w:szCs w:val="22"/>
          <w:lang w:eastAsia="en-US"/>
        </w:rPr>
        <w:t>e</w:t>
      </w:r>
      <w:r w:rsidRPr="006D09F0">
        <w:rPr>
          <w:sz w:val="22"/>
          <w:szCs w:val="22"/>
          <w:lang w:eastAsia="en-US"/>
        </w:rPr>
        <w:t xml:space="preserve"> and SASRec adds self-attention. All four models are evaluated on the same dataset using the same functions, imported from the ‘</w:t>
      </w:r>
      <w:r w:rsidRPr="006D09F0">
        <w:rPr>
          <w:i/>
          <w:iCs/>
          <w:sz w:val="22"/>
          <w:szCs w:val="22"/>
          <w:lang w:eastAsia="en-US"/>
        </w:rPr>
        <w:t>Model_lib.py</w:t>
      </w:r>
      <w:r w:rsidRPr="006D09F0">
        <w:rPr>
          <w:sz w:val="22"/>
          <w:szCs w:val="22"/>
          <w:lang w:eastAsia="en-US"/>
        </w:rPr>
        <w:t>’ script.</w:t>
      </w:r>
      <w:r>
        <w:rPr>
          <w:sz w:val="22"/>
          <w:szCs w:val="22"/>
          <w:lang w:eastAsia="en-US"/>
        </w:rPr>
        <w:t xml:space="preserve"> The latter three models were tuned over various parameters using the </w:t>
      </w:r>
      <w:proofErr w:type="spellStart"/>
      <w:r>
        <w:rPr>
          <w:sz w:val="22"/>
          <w:szCs w:val="22"/>
          <w:lang w:eastAsia="en-US"/>
        </w:rPr>
        <w:t>itertools</w:t>
      </w:r>
      <w:proofErr w:type="spellEnd"/>
      <w:r>
        <w:rPr>
          <w:sz w:val="22"/>
          <w:szCs w:val="22"/>
          <w:lang w:eastAsia="en-US"/>
        </w:rPr>
        <w:t xml:space="preserve"> library. The tuning grid for each model was decided upon using exploratory analysis on a small dataset.</w:t>
      </w:r>
    </w:p>
    <w:p w14:paraId="5BDD462B" w14:textId="77777777" w:rsidR="00070123" w:rsidRDefault="00070123" w:rsidP="00070123">
      <w:pPr>
        <w:rPr>
          <w:lang w:eastAsia="en-US"/>
        </w:rPr>
      </w:pPr>
    </w:p>
    <w:p w14:paraId="2F743573" w14:textId="77777777" w:rsidR="00070123" w:rsidRDefault="00070123" w:rsidP="00070123">
      <w:pPr>
        <w:rPr>
          <w:b/>
          <w:bCs/>
          <w:u w:val="single"/>
          <w:lang w:eastAsia="en-US"/>
        </w:rPr>
      </w:pPr>
      <w:r w:rsidRPr="00C146B3">
        <w:rPr>
          <w:b/>
          <w:bCs/>
          <w:u w:val="single"/>
          <w:lang w:eastAsia="en-US"/>
        </w:rPr>
        <w:t>Logistic Regression</w:t>
      </w:r>
    </w:p>
    <w:p w14:paraId="18335977" w14:textId="77777777" w:rsidR="00070123" w:rsidRDefault="00070123" w:rsidP="00070123">
      <w:pPr>
        <w:rPr>
          <w:b/>
          <w:bCs/>
          <w:u w:val="single"/>
          <w:lang w:eastAsia="en-US"/>
        </w:rPr>
      </w:pPr>
    </w:p>
    <w:p w14:paraId="04FBF829" w14:textId="77777777" w:rsidR="00070123" w:rsidRDefault="00070123" w:rsidP="00070123">
      <w:pPr>
        <w:rPr>
          <w:sz w:val="22"/>
          <w:szCs w:val="22"/>
          <w:lang w:eastAsia="en-US"/>
        </w:rPr>
      </w:pPr>
      <w:r>
        <w:rPr>
          <w:sz w:val="22"/>
          <w:szCs w:val="22"/>
          <w:lang w:eastAsia="en-US"/>
        </w:rPr>
        <w:t>Parameters:</w:t>
      </w:r>
    </w:p>
    <w:p w14:paraId="516BECC6" w14:textId="77777777" w:rsidR="00070123" w:rsidRPr="00C146B3" w:rsidRDefault="00070123" w:rsidP="00070123">
      <w:pPr>
        <w:pStyle w:val="ListParagraph"/>
        <w:numPr>
          <w:ilvl w:val="0"/>
          <w:numId w:val="13"/>
        </w:numPr>
        <w:rPr>
          <w:rFonts w:asciiTheme="minorHAnsi" w:hAnsiTheme="minorHAnsi" w:cstheme="minorBidi"/>
          <w:sz w:val="22"/>
          <w:szCs w:val="22"/>
        </w:rPr>
      </w:pPr>
      <w:r>
        <w:rPr>
          <w:sz w:val="22"/>
          <w:szCs w:val="22"/>
        </w:rPr>
        <w:t>solver = ‘</w:t>
      </w:r>
      <w:proofErr w:type="spellStart"/>
      <w:r>
        <w:rPr>
          <w:sz w:val="22"/>
          <w:szCs w:val="22"/>
        </w:rPr>
        <w:t>lbfgs</w:t>
      </w:r>
      <w:proofErr w:type="spellEnd"/>
      <w:r>
        <w:rPr>
          <w:sz w:val="22"/>
          <w:szCs w:val="22"/>
        </w:rPr>
        <w:t>’ (default)</w:t>
      </w:r>
    </w:p>
    <w:p w14:paraId="34674464" w14:textId="77777777" w:rsidR="00070123" w:rsidRPr="00C146B3" w:rsidRDefault="00070123" w:rsidP="00070123">
      <w:pPr>
        <w:pStyle w:val="ListParagraph"/>
        <w:numPr>
          <w:ilvl w:val="0"/>
          <w:numId w:val="13"/>
        </w:numPr>
        <w:rPr>
          <w:rFonts w:asciiTheme="minorHAnsi" w:hAnsiTheme="minorHAnsi" w:cstheme="minorBidi"/>
          <w:sz w:val="22"/>
          <w:szCs w:val="22"/>
        </w:rPr>
      </w:pPr>
      <w:proofErr w:type="spellStart"/>
      <w:r>
        <w:rPr>
          <w:sz w:val="22"/>
          <w:szCs w:val="22"/>
        </w:rPr>
        <w:t>max_iter</w:t>
      </w:r>
      <w:proofErr w:type="spellEnd"/>
      <w:r>
        <w:rPr>
          <w:sz w:val="22"/>
          <w:szCs w:val="22"/>
        </w:rPr>
        <w:t xml:space="preserve"> = 1000 </w:t>
      </w:r>
    </w:p>
    <w:p w14:paraId="78B78FB5" w14:textId="77777777" w:rsidR="00070123" w:rsidRPr="00C146B3" w:rsidRDefault="00070123" w:rsidP="00070123">
      <w:pPr>
        <w:pStyle w:val="ListParagraph"/>
        <w:numPr>
          <w:ilvl w:val="1"/>
          <w:numId w:val="13"/>
        </w:numPr>
        <w:rPr>
          <w:rFonts w:asciiTheme="minorHAnsi" w:hAnsiTheme="minorHAnsi" w:cstheme="minorBidi"/>
          <w:sz w:val="22"/>
          <w:szCs w:val="22"/>
        </w:rPr>
      </w:pPr>
      <w:r>
        <w:rPr>
          <w:sz w:val="22"/>
          <w:szCs w:val="22"/>
        </w:rPr>
        <w:t xml:space="preserve">This was selected to avoid </w:t>
      </w:r>
      <w:proofErr w:type="spellStart"/>
      <w:r>
        <w:rPr>
          <w:sz w:val="22"/>
          <w:szCs w:val="22"/>
        </w:rPr>
        <w:t>ConvergenceWarning</w:t>
      </w:r>
      <w:proofErr w:type="spellEnd"/>
      <w:r>
        <w:rPr>
          <w:sz w:val="22"/>
          <w:szCs w:val="22"/>
        </w:rPr>
        <w:t xml:space="preserve"> upon execution</w:t>
      </w:r>
    </w:p>
    <w:p w14:paraId="35111BB9" w14:textId="77777777" w:rsidR="00070123" w:rsidRDefault="00070123" w:rsidP="00070123">
      <w:pPr>
        <w:pStyle w:val="ListParagraph"/>
        <w:numPr>
          <w:ilvl w:val="0"/>
          <w:numId w:val="13"/>
        </w:numPr>
        <w:rPr>
          <w:sz w:val="22"/>
          <w:szCs w:val="22"/>
          <w:lang w:eastAsia="en-US"/>
        </w:rPr>
      </w:pPr>
      <w:r>
        <w:rPr>
          <w:sz w:val="22"/>
          <w:szCs w:val="22"/>
        </w:rPr>
        <w:t>C = 1.0</w:t>
      </w:r>
    </w:p>
    <w:p w14:paraId="6C61638B" w14:textId="77777777" w:rsidR="00070123" w:rsidRDefault="00070123" w:rsidP="00070123">
      <w:pPr>
        <w:pStyle w:val="ListParagraph"/>
        <w:numPr>
          <w:ilvl w:val="1"/>
          <w:numId w:val="13"/>
        </w:numPr>
        <w:rPr>
          <w:sz w:val="22"/>
          <w:szCs w:val="22"/>
          <w:lang w:eastAsia="en-US"/>
        </w:rPr>
      </w:pPr>
      <w:r>
        <w:rPr>
          <w:sz w:val="22"/>
          <w:szCs w:val="22"/>
        </w:rPr>
        <w:t xml:space="preserve">C was not tuned due to the large number of training </w:t>
      </w:r>
      <w:proofErr w:type="gramStart"/>
      <w:r>
        <w:rPr>
          <w:sz w:val="22"/>
          <w:szCs w:val="22"/>
        </w:rPr>
        <w:t>rows,</w:t>
      </w:r>
      <w:proofErr w:type="gramEnd"/>
      <w:r>
        <w:rPr>
          <w:sz w:val="22"/>
          <w:szCs w:val="22"/>
        </w:rPr>
        <w:t xml:space="preserve"> the model would be insensitive to a change in C</w:t>
      </w:r>
    </w:p>
    <w:p w14:paraId="6F34B571" w14:textId="77777777" w:rsidR="00070123" w:rsidRPr="00C146B3" w:rsidRDefault="00070123" w:rsidP="00070123">
      <w:pPr>
        <w:rPr>
          <w:sz w:val="22"/>
          <w:szCs w:val="22"/>
          <w:lang w:eastAsia="en-US"/>
        </w:rPr>
      </w:pPr>
    </w:p>
    <w:p w14:paraId="5421AA1C" w14:textId="77777777" w:rsidR="00070123" w:rsidRDefault="00070123" w:rsidP="00070123">
      <w:pPr>
        <w:rPr>
          <w:b/>
          <w:bCs/>
          <w:u w:val="single"/>
          <w:lang w:eastAsia="en-US"/>
        </w:rPr>
      </w:pPr>
      <w:r>
        <w:rPr>
          <w:b/>
          <w:bCs/>
          <w:u w:val="single"/>
          <w:lang w:eastAsia="en-US"/>
        </w:rPr>
        <w:t>Extra-Trees Classifier</w:t>
      </w:r>
    </w:p>
    <w:p w14:paraId="2A87C9F7" w14:textId="77777777" w:rsidR="00070123" w:rsidRDefault="00070123" w:rsidP="00070123">
      <w:pPr>
        <w:rPr>
          <w:b/>
          <w:bCs/>
          <w:u w:val="single"/>
          <w:lang w:eastAsia="en-US"/>
        </w:rPr>
      </w:pPr>
    </w:p>
    <w:p w14:paraId="365BE1BF" w14:textId="77777777" w:rsidR="00070123" w:rsidRDefault="00070123" w:rsidP="00070123">
      <w:pPr>
        <w:rPr>
          <w:sz w:val="22"/>
          <w:szCs w:val="22"/>
          <w:lang w:eastAsia="en-US"/>
        </w:rPr>
      </w:pPr>
      <w:r>
        <w:rPr>
          <w:sz w:val="22"/>
          <w:szCs w:val="22"/>
          <w:lang w:eastAsia="en-US"/>
        </w:rPr>
        <w:t>Tuned Parameters:</w:t>
      </w:r>
    </w:p>
    <w:p w14:paraId="7DF02E21" w14:textId="77777777" w:rsidR="00070123" w:rsidRDefault="00070123" w:rsidP="00070123">
      <w:pPr>
        <w:pStyle w:val="ListParagraph"/>
        <w:numPr>
          <w:ilvl w:val="0"/>
          <w:numId w:val="13"/>
        </w:numPr>
        <w:rPr>
          <w:sz w:val="22"/>
          <w:szCs w:val="22"/>
          <w:lang w:eastAsia="en-US"/>
        </w:rPr>
      </w:pPr>
      <w:proofErr w:type="spellStart"/>
      <w:r>
        <w:rPr>
          <w:sz w:val="22"/>
          <w:szCs w:val="22"/>
          <w:lang w:eastAsia="en-US"/>
        </w:rPr>
        <w:t>max_depth</w:t>
      </w:r>
      <w:proofErr w:type="spellEnd"/>
      <w:r>
        <w:rPr>
          <w:sz w:val="22"/>
          <w:szCs w:val="22"/>
          <w:lang w:eastAsia="en-US"/>
        </w:rPr>
        <w:t xml:space="preserve"> = [8,10,12,15]</w:t>
      </w:r>
    </w:p>
    <w:p w14:paraId="0226AEB7" w14:textId="77777777" w:rsidR="00070123" w:rsidRDefault="00070123" w:rsidP="00070123">
      <w:pPr>
        <w:pStyle w:val="ListParagraph"/>
        <w:numPr>
          <w:ilvl w:val="0"/>
          <w:numId w:val="13"/>
        </w:numPr>
        <w:rPr>
          <w:sz w:val="22"/>
          <w:szCs w:val="22"/>
          <w:lang w:eastAsia="en-US"/>
        </w:rPr>
      </w:pPr>
      <w:proofErr w:type="spellStart"/>
      <w:r>
        <w:rPr>
          <w:sz w:val="22"/>
          <w:szCs w:val="22"/>
          <w:lang w:eastAsia="en-US"/>
        </w:rPr>
        <w:t>min_samples_leaf</w:t>
      </w:r>
      <w:proofErr w:type="spellEnd"/>
      <w:r>
        <w:rPr>
          <w:sz w:val="22"/>
          <w:szCs w:val="22"/>
          <w:lang w:eastAsia="en-US"/>
        </w:rPr>
        <w:t xml:space="preserve"> = [10,20,30]</w:t>
      </w:r>
    </w:p>
    <w:p w14:paraId="21094639" w14:textId="77777777" w:rsidR="00070123" w:rsidRDefault="00070123" w:rsidP="00070123">
      <w:pPr>
        <w:pStyle w:val="ListParagraph"/>
        <w:numPr>
          <w:ilvl w:val="0"/>
          <w:numId w:val="13"/>
        </w:numPr>
        <w:rPr>
          <w:sz w:val="22"/>
          <w:szCs w:val="22"/>
          <w:lang w:eastAsia="en-US"/>
        </w:rPr>
      </w:pPr>
      <w:proofErr w:type="spellStart"/>
      <w:r>
        <w:rPr>
          <w:sz w:val="22"/>
          <w:szCs w:val="22"/>
          <w:lang w:eastAsia="en-US"/>
        </w:rPr>
        <w:t>n_estimators</w:t>
      </w:r>
      <w:proofErr w:type="spellEnd"/>
      <w:r>
        <w:rPr>
          <w:sz w:val="22"/>
          <w:szCs w:val="22"/>
          <w:lang w:eastAsia="en-US"/>
        </w:rPr>
        <w:t xml:space="preserve"> = [100,200,300]</w:t>
      </w:r>
    </w:p>
    <w:p w14:paraId="7BD7C4D5" w14:textId="77777777" w:rsidR="00070123" w:rsidRDefault="00070123" w:rsidP="00070123">
      <w:pPr>
        <w:rPr>
          <w:sz w:val="22"/>
          <w:szCs w:val="22"/>
          <w:lang w:eastAsia="en-US"/>
        </w:rPr>
      </w:pPr>
    </w:p>
    <w:p w14:paraId="1FA72534" w14:textId="77777777" w:rsidR="00070123" w:rsidRDefault="00070123" w:rsidP="00070123">
      <w:pPr>
        <w:rPr>
          <w:sz w:val="22"/>
          <w:szCs w:val="22"/>
          <w:lang w:eastAsia="en-US"/>
        </w:rPr>
      </w:pPr>
      <w:r>
        <w:rPr>
          <w:sz w:val="22"/>
          <w:szCs w:val="22"/>
          <w:lang w:eastAsia="en-US"/>
        </w:rPr>
        <w:t xml:space="preserve">Ultimately the Extra-Trees classifier model was chosen over the Random Forest model suggested in the proposal, </w:t>
      </w:r>
      <w:proofErr w:type="gramStart"/>
      <w:r>
        <w:rPr>
          <w:sz w:val="22"/>
          <w:szCs w:val="22"/>
          <w:lang w:eastAsia="en-US"/>
        </w:rPr>
        <w:t>in order to</w:t>
      </w:r>
      <w:proofErr w:type="gramEnd"/>
      <w:r>
        <w:rPr>
          <w:sz w:val="22"/>
          <w:szCs w:val="22"/>
          <w:lang w:eastAsia="en-US"/>
        </w:rPr>
        <w:t xml:space="preserve"> improve run time and reduce variance. This is done </w:t>
      </w:r>
      <w:proofErr w:type="gramStart"/>
      <w:r>
        <w:rPr>
          <w:sz w:val="22"/>
          <w:szCs w:val="22"/>
          <w:lang w:eastAsia="en-US"/>
        </w:rPr>
        <w:t>as a result of</w:t>
      </w:r>
      <w:proofErr w:type="gramEnd"/>
      <w:r>
        <w:rPr>
          <w:sz w:val="22"/>
          <w:szCs w:val="22"/>
          <w:lang w:eastAsia="en-US"/>
        </w:rPr>
        <w:t xml:space="preserve"> the Extra-Trees classifier selecting split thresholds at random rather than optimising.</w:t>
      </w:r>
    </w:p>
    <w:p w14:paraId="6A4AFF19" w14:textId="77777777" w:rsidR="00070123" w:rsidRDefault="00070123" w:rsidP="00070123">
      <w:pPr>
        <w:rPr>
          <w:sz w:val="22"/>
          <w:szCs w:val="22"/>
          <w:lang w:eastAsia="en-US"/>
        </w:rPr>
      </w:pPr>
    </w:p>
    <w:p w14:paraId="5A295FA9" w14:textId="77777777" w:rsidR="00070123" w:rsidRDefault="00070123" w:rsidP="00070123">
      <w:pPr>
        <w:rPr>
          <w:sz w:val="22"/>
          <w:szCs w:val="22"/>
          <w:lang w:eastAsia="en-US"/>
        </w:rPr>
      </w:pPr>
      <w:r>
        <w:rPr>
          <w:sz w:val="22"/>
          <w:szCs w:val="22"/>
          <w:lang w:eastAsia="en-US"/>
        </w:rPr>
        <w:t>The Extra-Trees also output feature importances to aid with analysis of the results.</w:t>
      </w:r>
    </w:p>
    <w:p w14:paraId="0047C0B9" w14:textId="77777777" w:rsidR="00070123" w:rsidRDefault="00070123" w:rsidP="00070123">
      <w:pPr>
        <w:rPr>
          <w:sz w:val="22"/>
          <w:szCs w:val="22"/>
          <w:lang w:eastAsia="en-US"/>
        </w:rPr>
      </w:pPr>
    </w:p>
    <w:p w14:paraId="5BB92304" w14:textId="77777777" w:rsidR="00070123" w:rsidRDefault="00070123" w:rsidP="00070123">
      <w:pPr>
        <w:rPr>
          <w:b/>
          <w:bCs/>
          <w:u w:val="single"/>
          <w:lang w:eastAsia="en-US"/>
        </w:rPr>
      </w:pPr>
      <w:r>
        <w:rPr>
          <w:b/>
          <w:bCs/>
          <w:u w:val="single"/>
          <w:lang w:eastAsia="en-US"/>
        </w:rPr>
        <w:t>LSTM</w:t>
      </w:r>
    </w:p>
    <w:p w14:paraId="688137EE" w14:textId="77777777" w:rsidR="00070123" w:rsidRDefault="00070123" w:rsidP="00070123">
      <w:pPr>
        <w:rPr>
          <w:b/>
          <w:bCs/>
          <w:u w:val="single"/>
          <w:lang w:eastAsia="en-US"/>
        </w:rPr>
      </w:pPr>
    </w:p>
    <w:p w14:paraId="404B87C4" w14:textId="77777777" w:rsidR="00070123" w:rsidRDefault="00070123" w:rsidP="00070123">
      <w:pPr>
        <w:rPr>
          <w:sz w:val="22"/>
          <w:szCs w:val="22"/>
          <w:lang w:eastAsia="en-US"/>
        </w:rPr>
      </w:pPr>
      <w:r>
        <w:rPr>
          <w:sz w:val="22"/>
          <w:szCs w:val="22"/>
          <w:lang w:eastAsia="en-US"/>
        </w:rPr>
        <w:t>Tuned Parameters:</w:t>
      </w:r>
    </w:p>
    <w:p w14:paraId="2CA45008" w14:textId="77777777" w:rsidR="00070123" w:rsidRDefault="00070123" w:rsidP="00070123">
      <w:pPr>
        <w:pStyle w:val="ListParagraph"/>
        <w:numPr>
          <w:ilvl w:val="0"/>
          <w:numId w:val="13"/>
        </w:numPr>
        <w:rPr>
          <w:sz w:val="22"/>
          <w:szCs w:val="22"/>
          <w:lang w:eastAsia="en-US"/>
        </w:rPr>
      </w:pPr>
      <w:proofErr w:type="spellStart"/>
      <w:r>
        <w:rPr>
          <w:sz w:val="22"/>
          <w:szCs w:val="22"/>
          <w:lang w:eastAsia="en-US"/>
        </w:rPr>
        <w:t>hidden_units</w:t>
      </w:r>
      <w:proofErr w:type="spellEnd"/>
      <w:r>
        <w:rPr>
          <w:sz w:val="22"/>
          <w:szCs w:val="22"/>
          <w:lang w:eastAsia="en-US"/>
        </w:rPr>
        <w:t>: [64,128,256]</w:t>
      </w:r>
    </w:p>
    <w:p w14:paraId="369F16FA" w14:textId="77777777" w:rsidR="00070123" w:rsidRDefault="00070123" w:rsidP="00070123">
      <w:pPr>
        <w:pStyle w:val="ListParagraph"/>
        <w:numPr>
          <w:ilvl w:val="0"/>
          <w:numId w:val="13"/>
        </w:numPr>
        <w:rPr>
          <w:sz w:val="22"/>
          <w:szCs w:val="22"/>
          <w:lang w:eastAsia="en-US"/>
        </w:rPr>
      </w:pPr>
      <w:proofErr w:type="spellStart"/>
      <w:r>
        <w:rPr>
          <w:sz w:val="22"/>
          <w:szCs w:val="22"/>
          <w:lang w:eastAsia="en-US"/>
        </w:rPr>
        <w:t>dropout_rate</w:t>
      </w:r>
      <w:proofErr w:type="spellEnd"/>
      <w:r>
        <w:rPr>
          <w:sz w:val="22"/>
          <w:szCs w:val="22"/>
          <w:lang w:eastAsia="en-US"/>
        </w:rPr>
        <w:t>: [0.1,0.3,0.5]</w:t>
      </w:r>
    </w:p>
    <w:p w14:paraId="10414705" w14:textId="77777777" w:rsidR="00070123" w:rsidRDefault="00070123" w:rsidP="00070123">
      <w:pPr>
        <w:pStyle w:val="ListParagraph"/>
        <w:numPr>
          <w:ilvl w:val="0"/>
          <w:numId w:val="13"/>
        </w:numPr>
        <w:rPr>
          <w:sz w:val="22"/>
          <w:szCs w:val="22"/>
          <w:lang w:eastAsia="en-US"/>
        </w:rPr>
      </w:pPr>
      <w:proofErr w:type="spellStart"/>
      <w:r>
        <w:rPr>
          <w:sz w:val="22"/>
          <w:szCs w:val="22"/>
          <w:lang w:eastAsia="en-US"/>
        </w:rPr>
        <w:t>num_layers</w:t>
      </w:r>
      <w:proofErr w:type="spellEnd"/>
      <w:r>
        <w:rPr>
          <w:sz w:val="22"/>
          <w:szCs w:val="22"/>
          <w:lang w:eastAsia="en-US"/>
        </w:rPr>
        <w:t>: [1,2,3]</w:t>
      </w:r>
    </w:p>
    <w:p w14:paraId="334E4842" w14:textId="77777777" w:rsidR="00070123" w:rsidRDefault="00070123" w:rsidP="00070123">
      <w:pPr>
        <w:pStyle w:val="ListParagraph"/>
        <w:numPr>
          <w:ilvl w:val="0"/>
          <w:numId w:val="13"/>
        </w:numPr>
        <w:rPr>
          <w:sz w:val="22"/>
          <w:szCs w:val="22"/>
          <w:lang w:eastAsia="en-US"/>
        </w:rPr>
      </w:pPr>
      <w:proofErr w:type="spellStart"/>
      <w:r>
        <w:rPr>
          <w:sz w:val="22"/>
          <w:szCs w:val="22"/>
          <w:lang w:eastAsia="en-US"/>
        </w:rPr>
        <w:lastRenderedPageBreak/>
        <w:t>lr</w:t>
      </w:r>
      <w:proofErr w:type="spellEnd"/>
      <w:r>
        <w:rPr>
          <w:sz w:val="22"/>
          <w:szCs w:val="22"/>
          <w:lang w:eastAsia="en-US"/>
        </w:rPr>
        <w:t>: [0.001,0.0001]</w:t>
      </w:r>
    </w:p>
    <w:p w14:paraId="5D36E3B7" w14:textId="77777777" w:rsidR="00070123" w:rsidRDefault="00070123" w:rsidP="00070123">
      <w:pPr>
        <w:rPr>
          <w:sz w:val="22"/>
          <w:szCs w:val="22"/>
          <w:lang w:eastAsia="en-US"/>
        </w:rPr>
      </w:pPr>
    </w:p>
    <w:p w14:paraId="1DCAD839" w14:textId="77777777" w:rsidR="00070123" w:rsidRDefault="00070123" w:rsidP="00070123">
      <w:pPr>
        <w:rPr>
          <w:sz w:val="22"/>
          <w:szCs w:val="22"/>
          <w:lang w:eastAsia="en-US"/>
        </w:rPr>
      </w:pPr>
      <w:r>
        <w:rPr>
          <w:sz w:val="22"/>
          <w:szCs w:val="22"/>
          <w:lang w:eastAsia="en-US"/>
        </w:rPr>
        <w:t>The LSTM receives the same 15 input features, the same skip-status channel, the same three loss functions and the same evaluation method as the Self attentive model outlined below. The two models only differ with the encoder, therefore any difference in results can be attributed to the encoder.</w:t>
      </w:r>
    </w:p>
    <w:p w14:paraId="09D5B609" w14:textId="77777777" w:rsidR="00070123" w:rsidRDefault="00070123" w:rsidP="00070123">
      <w:pPr>
        <w:rPr>
          <w:sz w:val="22"/>
          <w:szCs w:val="22"/>
          <w:lang w:eastAsia="en-US"/>
        </w:rPr>
      </w:pPr>
    </w:p>
    <w:p w14:paraId="66B53B01" w14:textId="50008504" w:rsidR="00070123" w:rsidRDefault="00070123" w:rsidP="00070123">
      <w:pPr>
        <w:rPr>
          <w:sz w:val="22"/>
          <w:szCs w:val="22"/>
          <w:lang w:eastAsia="en-US"/>
        </w:rPr>
      </w:pPr>
      <w:r>
        <w:rPr>
          <w:sz w:val="22"/>
          <w:szCs w:val="22"/>
          <w:lang w:eastAsia="en-US"/>
        </w:rPr>
        <w:t xml:space="preserve">Recurrent models have been utilised to capture listening habits in this scenario before, with </w:t>
      </w:r>
      <w:r w:rsidRPr="000820A0">
        <w:rPr>
          <w:sz w:val="22"/>
          <w:szCs w:val="22"/>
          <w:highlight w:val="yellow"/>
          <w:lang w:eastAsia="en-US"/>
        </w:rPr>
        <w:t>Adapa (2019)</w:t>
      </w:r>
      <w:r>
        <w:rPr>
          <w:sz w:val="22"/>
          <w:szCs w:val="22"/>
          <w:lang w:eastAsia="en-US"/>
        </w:rPr>
        <w:t xml:space="preserve"> using an encoder-decoder recurrent network in the WSDM Cup sequential skip prediction challenge, achieving a mean accuracy of 0.60</w:t>
      </w:r>
      <w:r w:rsidR="00F03D79">
        <w:rPr>
          <w:sz w:val="22"/>
          <w:szCs w:val="22"/>
          <w:lang w:eastAsia="en-US"/>
        </w:rPr>
        <w:t>3.</w:t>
      </w:r>
      <w:r>
        <w:rPr>
          <w:sz w:val="22"/>
          <w:szCs w:val="22"/>
          <w:lang w:eastAsia="en-US"/>
        </w:rPr>
        <w:t xml:space="preserve"> </w:t>
      </w:r>
      <w:r w:rsidRPr="000820A0">
        <w:rPr>
          <w:sz w:val="22"/>
          <w:szCs w:val="22"/>
          <w:highlight w:val="yellow"/>
          <w:lang w:eastAsia="en-US"/>
        </w:rPr>
        <w:t>Hidasi et al. (2016)</w:t>
      </w:r>
      <w:r>
        <w:rPr>
          <w:sz w:val="22"/>
          <w:szCs w:val="22"/>
          <w:lang w:eastAsia="en-US"/>
        </w:rPr>
        <w:t xml:space="preserve"> carried out research into recurrent models being used in the more general session-based recommendation area. However, both focused on sequence classification rather than addressing the reordering of the remaining queue, as described at the start of this chapter.</w:t>
      </w:r>
    </w:p>
    <w:p w14:paraId="51A576FE" w14:textId="77777777" w:rsidR="00070123" w:rsidRDefault="00070123" w:rsidP="00070123">
      <w:pPr>
        <w:rPr>
          <w:sz w:val="22"/>
          <w:szCs w:val="22"/>
          <w:lang w:eastAsia="en-US"/>
        </w:rPr>
      </w:pPr>
    </w:p>
    <w:p w14:paraId="53D2E21D" w14:textId="77777777" w:rsidR="00070123" w:rsidRPr="00632E40" w:rsidRDefault="00070123" w:rsidP="00070123">
      <w:pPr>
        <w:rPr>
          <w:sz w:val="20"/>
          <w:szCs w:val="20"/>
          <w:lang w:eastAsia="en-US"/>
        </w:rPr>
      </w:pPr>
      <w:r>
        <w:rPr>
          <w:sz w:val="22"/>
          <w:szCs w:val="22"/>
          <w:lang w:eastAsia="en-US"/>
        </w:rPr>
        <w:t xml:space="preserve">In selection of which recurrent model to use, the vanilla RNN was naturally excluded due to the length of some of the sessions in the dataset. This model, therefore, requires a gated architecture to ensure the gradients persist. Bi-directional RNNs were excluded as a bi-directional network, when reading the query segment would allow a track’s score to be defined by tracks later in the queue. Given more time, a useful comparison could be made between the LSTM </w:t>
      </w:r>
      <w:r w:rsidRPr="000820A0">
        <w:rPr>
          <w:color w:val="000000"/>
          <w:sz w:val="22"/>
          <w:szCs w:val="22"/>
          <w:highlight w:val="yellow"/>
        </w:rPr>
        <w:t xml:space="preserve">Hochreiter &amp; </w:t>
      </w:r>
      <w:proofErr w:type="spellStart"/>
      <w:r w:rsidRPr="000820A0">
        <w:rPr>
          <w:color w:val="000000"/>
          <w:sz w:val="22"/>
          <w:szCs w:val="22"/>
          <w:highlight w:val="yellow"/>
        </w:rPr>
        <w:t>Schmidhuber</w:t>
      </w:r>
      <w:proofErr w:type="spellEnd"/>
      <w:r w:rsidRPr="000820A0">
        <w:rPr>
          <w:color w:val="000000"/>
          <w:sz w:val="22"/>
          <w:szCs w:val="22"/>
          <w:highlight w:val="yellow"/>
        </w:rPr>
        <w:t xml:space="preserve"> (1997)</w:t>
      </w:r>
      <w:r w:rsidRPr="00632E40">
        <w:rPr>
          <w:sz w:val="20"/>
          <w:szCs w:val="20"/>
          <w:lang w:eastAsia="en-US"/>
        </w:rPr>
        <w:t xml:space="preserve"> </w:t>
      </w:r>
      <w:r>
        <w:rPr>
          <w:sz w:val="22"/>
          <w:szCs w:val="22"/>
          <w:lang w:eastAsia="en-US"/>
        </w:rPr>
        <w:t xml:space="preserve">and GRU as they are both gated architectures that address the vanishing gradient problem but differ in the number of gates and whether cell and hidden states are held separately. The GRU’s smaller parameter count could provide an advantage here, improving computational cost. </w:t>
      </w:r>
      <w:r w:rsidRPr="000820A0">
        <w:rPr>
          <w:color w:val="000000"/>
          <w:sz w:val="22"/>
          <w:szCs w:val="22"/>
          <w:highlight w:val="yellow"/>
        </w:rPr>
        <w:t>Cho et al. (2014)</w:t>
      </w:r>
    </w:p>
    <w:p w14:paraId="5C394554" w14:textId="77777777" w:rsidR="00070123" w:rsidRDefault="00070123" w:rsidP="00070123">
      <w:pPr>
        <w:rPr>
          <w:sz w:val="22"/>
          <w:szCs w:val="22"/>
          <w:lang w:eastAsia="en-US"/>
        </w:rPr>
      </w:pPr>
    </w:p>
    <w:p w14:paraId="1C259CB5" w14:textId="77777777" w:rsidR="00070123" w:rsidRDefault="00070123" w:rsidP="00070123">
      <w:pPr>
        <w:rPr>
          <w:color w:val="000000"/>
          <w:sz w:val="22"/>
          <w:szCs w:val="22"/>
        </w:rPr>
      </w:pPr>
      <w:r w:rsidRPr="00632E40">
        <w:rPr>
          <w:color w:val="000000"/>
          <w:sz w:val="22"/>
          <w:szCs w:val="22"/>
        </w:rPr>
        <w:t>The front end is identical to that of the self-attentive model. Each track's feature vector is projected into the hidden space by a single linear layer, summed with its status embedding, and passed through dropout</w:t>
      </w:r>
      <w:r>
        <w:rPr>
          <w:color w:val="000000"/>
          <w:sz w:val="22"/>
          <w:szCs w:val="22"/>
        </w:rPr>
        <w:t xml:space="preserve">. </w:t>
      </w:r>
      <w:r w:rsidRPr="004B38C7">
        <w:rPr>
          <w:color w:val="000000"/>
          <w:sz w:val="22"/>
          <w:szCs w:val="22"/>
        </w:rPr>
        <w:t>Dropout is applied explicitly to the projected input rather than relying on the dropout parameter of</w:t>
      </w:r>
      <w:r w:rsidRPr="004B38C7">
        <w:rPr>
          <w:rStyle w:val="apple-converted-space"/>
          <w:color w:val="000000"/>
          <w:sz w:val="22"/>
          <w:szCs w:val="22"/>
        </w:rPr>
        <w:t> </w:t>
      </w:r>
      <w:proofErr w:type="spellStart"/>
      <w:proofErr w:type="gramStart"/>
      <w:r w:rsidRPr="004B38C7">
        <w:rPr>
          <w:rStyle w:val="HTMLCode"/>
          <w:rFonts w:ascii="Times New Roman" w:hAnsi="Times New Roman" w:cs="Times New Roman"/>
          <w:color w:val="000000"/>
          <w:sz w:val="22"/>
          <w:szCs w:val="22"/>
        </w:rPr>
        <w:t>nn.LSTM</w:t>
      </w:r>
      <w:proofErr w:type="spellEnd"/>
      <w:proofErr w:type="gramEnd"/>
      <w:r w:rsidRPr="004B38C7">
        <w:rPr>
          <w:color w:val="000000"/>
          <w:sz w:val="22"/>
          <w:szCs w:val="22"/>
        </w:rPr>
        <w:t>, which is silently ignored when</w:t>
      </w:r>
      <w:r w:rsidRPr="004B38C7">
        <w:rPr>
          <w:rStyle w:val="apple-converted-space"/>
          <w:color w:val="000000"/>
          <w:sz w:val="22"/>
          <w:szCs w:val="22"/>
        </w:rPr>
        <w:t> </w:t>
      </w:r>
      <w:proofErr w:type="spellStart"/>
      <w:r w:rsidRPr="004B38C7">
        <w:rPr>
          <w:rStyle w:val="HTMLCode"/>
          <w:rFonts w:ascii="Times New Roman" w:hAnsi="Times New Roman" w:cs="Times New Roman"/>
          <w:color w:val="000000"/>
          <w:sz w:val="22"/>
          <w:szCs w:val="22"/>
        </w:rPr>
        <w:t>num_layers</w:t>
      </w:r>
      <w:proofErr w:type="spellEnd"/>
      <w:r w:rsidRPr="004B38C7">
        <w:rPr>
          <w:rStyle w:val="apple-converted-space"/>
          <w:color w:val="000000"/>
          <w:sz w:val="22"/>
          <w:szCs w:val="22"/>
        </w:rPr>
        <w:t> </w:t>
      </w:r>
      <w:r w:rsidRPr="004B38C7">
        <w:rPr>
          <w:color w:val="000000"/>
          <w:sz w:val="22"/>
          <w:szCs w:val="22"/>
        </w:rPr>
        <w:t>is set to one. Without this, the tuned dropout rate would have had no effect across the single-layer third of the hyperparameter grid</w:t>
      </w:r>
      <w:r>
        <w:rPr>
          <w:color w:val="000000"/>
          <w:sz w:val="22"/>
          <w:szCs w:val="22"/>
        </w:rPr>
        <w:t xml:space="preserve">. </w:t>
      </w:r>
      <w:r w:rsidRPr="00850755">
        <w:rPr>
          <w:color w:val="000000"/>
          <w:sz w:val="22"/>
          <w:szCs w:val="22"/>
        </w:rPr>
        <w:t>Sequences are packed with</w:t>
      </w:r>
      <w:r w:rsidRPr="00850755">
        <w:rPr>
          <w:rStyle w:val="apple-converted-space"/>
          <w:color w:val="000000"/>
          <w:sz w:val="22"/>
          <w:szCs w:val="22"/>
        </w:rPr>
        <w:t> </w:t>
      </w:r>
      <w:proofErr w:type="spellStart"/>
      <w:r w:rsidRPr="00850755">
        <w:rPr>
          <w:rStyle w:val="HTMLCode"/>
          <w:rFonts w:ascii="Times New Roman" w:hAnsi="Times New Roman" w:cs="Times New Roman"/>
          <w:color w:val="000000"/>
          <w:sz w:val="22"/>
          <w:szCs w:val="22"/>
        </w:rPr>
        <w:t>enforce_sorted</w:t>
      </w:r>
      <w:proofErr w:type="spellEnd"/>
      <w:r w:rsidRPr="00850755">
        <w:rPr>
          <w:rStyle w:val="HTMLCode"/>
          <w:rFonts w:ascii="Times New Roman" w:hAnsi="Times New Roman" w:cs="Times New Roman"/>
          <w:color w:val="000000"/>
          <w:sz w:val="22"/>
          <w:szCs w:val="22"/>
        </w:rPr>
        <w:t>=False</w:t>
      </w:r>
      <w:r w:rsidRPr="00850755">
        <w:rPr>
          <w:rStyle w:val="apple-converted-space"/>
          <w:color w:val="000000"/>
          <w:sz w:val="22"/>
          <w:szCs w:val="22"/>
        </w:rPr>
        <w:t> </w:t>
      </w:r>
      <w:r w:rsidRPr="00850755">
        <w:rPr>
          <w:color w:val="000000"/>
          <w:sz w:val="22"/>
          <w:szCs w:val="22"/>
        </w:rPr>
        <w:t>and unpacked with</w:t>
      </w:r>
      <w:r w:rsidRPr="00850755">
        <w:rPr>
          <w:rStyle w:val="apple-converted-space"/>
          <w:color w:val="000000"/>
          <w:sz w:val="22"/>
          <w:szCs w:val="22"/>
        </w:rPr>
        <w:t> </w:t>
      </w:r>
      <w:proofErr w:type="spellStart"/>
      <w:r w:rsidRPr="00850755">
        <w:rPr>
          <w:rStyle w:val="HTMLCode"/>
          <w:rFonts w:ascii="Times New Roman" w:hAnsi="Times New Roman" w:cs="Times New Roman"/>
          <w:color w:val="000000"/>
          <w:sz w:val="22"/>
          <w:szCs w:val="22"/>
        </w:rPr>
        <w:t>total_length</w:t>
      </w:r>
      <w:proofErr w:type="spellEnd"/>
      <w:r w:rsidRPr="00850755">
        <w:rPr>
          <w:rStyle w:val="apple-converted-space"/>
          <w:color w:val="000000"/>
          <w:sz w:val="22"/>
          <w:szCs w:val="22"/>
        </w:rPr>
        <w:t> </w:t>
      </w:r>
      <w:r w:rsidRPr="00850755">
        <w:rPr>
          <w:color w:val="000000"/>
          <w:sz w:val="22"/>
          <w:szCs w:val="22"/>
        </w:rPr>
        <w:t>pinned to the collated batch width, so that per-chunk predictions concatenate correctly during evaluation, where chunks have differing maximum lengths.</w:t>
      </w:r>
    </w:p>
    <w:p w14:paraId="69F98286" w14:textId="77777777" w:rsidR="00070123" w:rsidRDefault="00070123" w:rsidP="00070123">
      <w:pPr>
        <w:rPr>
          <w:color w:val="000000"/>
          <w:sz w:val="22"/>
          <w:szCs w:val="22"/>
        </w:rPr>
      </w:pPr>
    </w:p>
    <w:p w14:paraId="2411466B" w14:textId="77777777" w:rsidR="00070123" w:rsidRDefault="00070123" w:rsidP="00070123">
      <w:pPr>
        <w:rPr>
          <w:b/>
          <w:bCs/>
          <w:color w:val="000000"/>
          <w:u w:val="single"/>
        </w:rPr>
      </w:pPr>
      <w:r>
        <w:rPr>
          <w:b/>
          <w:bCs/>
          <w:color w:val="000000"/>
          <w:u w:val="single"/>
        </w:rPr>
        <w:t>SASRec</w:t>
      </w:r>
    </w:p>
    <w:p w14:paraId="45C73463" w14:textId="77777777" w:rsidR="00070123" w:rsidRDefault="00070123" w:rsidP="00070123">
      <w:pPr>
        <w:rPr>
          <w:b/>
          <w:bCs/>
          <w:color w:val="000000"/>
          <w:u w:val="single"/>
        </w:rPr>
      </w:pPr>
    </w:p>
    <w:p w14:paraId="063198AE" w14:textId="77777777" w:rsidR="00070123" w:rsidRDefault="00070123" w:rsidP="00070123">
      <w:pPr>
        <w:rPr>
          <w:color w:val="000000"/>
          <w:sz w:val="22"/>
          <w:szCs w:val="22"/>
        </w:rPr>
      </w:pPr>
      <w:r>
        <w:rPr>
          <w:color w:val="000000"/>
          <w:sz w:val="22"/>
          <w:szCs w:val="22"/>
        </w:rPr>
        <w:t>Tuned Parameters</w:t>
      </w:r>
    </w:p>
    <w:p w14:paraId="37BAEF1A" w14:textId="77777777" w:rsidR="00070123" w:rsidRDefault="00070123" w:rsidP="00070123">
      <w:pPr>
        <w:pStyle w:val="ListParagraph"/>
        <w:numPr>
          <w:ilvl w:val="0"/>
          <w:numId w:val="13"/>
        </w:numPr>
        <w:rPr>
          <w:color w:val="000000"/>
          <w:sz w:val="22"/>
          <w:szCs w:val="22"/>
        </w:rPr>
      </w:pPr>
      <w:proofErr w:type="spellStart"/>
      <w:r>
        <w:rPr>
          <w:color w:val="000000"/>
          <w:sz w:val="22"/>
          <w:szCs w:val="22"/>
        </w:rPr>
        <w:t>hidden_units</w:t>
      </w:r>
      <w:proofErr w:type="spellEnd"/>
      <w:r>
        <w:rPr>
          <w:color w:val="000000"/>
          <w:sz w:val="22"/>
          <w:szCs w:val="22"/>
        </w:rPr>
        <w:t>: [64,128,256]</w:t>
      </w:r>
    </w:p>
    <w:p w14:paraId="19739283" w14:textId="77777777" w:rsidR="00070123" w:rsidRDefault="00070123" w:rsidP="00070123">
      <w:pPr>
        <w:pStyle w:val="ListParagraph"/>
        <w:numPr>
          <w:ilvl w:val="0"/>
          <w:numId w:val="13"/>
        </w:numPr>
        <w:rPr>
          <w:color w:val="000000"/>
          <w:sz w:val="22"/>
          <w:szCs w:val="22"/>
        </w:rPr>
      </w:pPr>
      <w:proofErr w:type="spellStart"/>
      <w:r>
        <w:rPr>
          <w:color w:val="000000"/>
          <w:sz w:val="22"/>
          <w:szCs w:val="22"/>
        </w:rPr>
        <w:t>dropout_rate</w:t>
      </w:r>
      <w:proofErr w:type="spellEnd"/>
      <w:r>
        <w:rPr>
          <w:color w:val="000000"/>
          <w:sz w:val="22"/>
          <w:szCs w:val="22"/>
        </w:rPr>
        <w:t>: [0.1,0.3,0.5]</w:t>
      </w:r>
    </w:p>
    <w:p w14:paraId="01C86BCF" w14:textId="77777777" w:rsidR="00070123" w:rsidRDefault="00070123" w:rsidP="00070123">
      <w:pPr>
        <w:pStyle w:val="ListParagraph"/>
        <w:numPr>
          <w:ilvl w:val="0"/>
          <w:numId w:val="13"/>
        </w:numPr>
        <w:rPr>
          <w:color w:val="000000"/>
          <w:sz w:val="22"/>
          <w:szCs w:val="22"/>
        </w:rPr>
      </w:pPr>
      <w:proofErr w:type="spellStart"/>
      <w:r>
        <w:rPr>
          <w:color w:val="000000"/>
          <w:sz w:val="22"/>
          <w:szCs w:val="22"/>
        </w:rPr>
        <w:t>num_blocks</w:t>
      </w:r>
      <w:proofErr w:type="spellEnd"/>
      <w:r>
        <w:rPr>
          <w:color w:val="000000"/>
          <w:sz w:val="22"/>
          <w:szCs w:val="22"/>
        </w:rPr>
        <w:t>: [1,2,3]</w:t>
      </w:r>
    </w:p>
    <w:p w14:paraId="00DC8ADE" w14:textId="77777777" w:rsidR="00070123" w:rsidRDefault="00070123" w:rsidP="00070123">
      <w:pPr>
        <w:pStyle w:val="ListParagraph"/>
        <w:numPr>
          <w:ilvl w:val="0"/>
          <w:numId w:val="13"/>
        </w:numPr>
        <w:rPr>
          <w:color w:val="000000"/>
          <w:sz w:val="22"/>
          <w:szCs w:val="22"/>
        </w:rPr>
      </w:pPr>
      <w:proofErr w:type="spellStart"/>
      <w:r>
        <w:rPr>
          <w:color w:val="000000"/>
          <w:sz w:val="22"/>
          <w:szCs w:val="22"/>
        </w:rPr>
        <w:t>num_heads</w:t>
      </w:r>
      <w:proofErr w:type="spellEnd"/>
      <w:r>
        <w:rPr>
          <w:color w:val="000000"/>
          <w:sz w:val="22"/>
          <w:szCs w:val="22"/>
        </w:rPr>
        <w:t>: [4,8,16]</w:t>
      </w:r>
    </w:p>
    <w:p w14:paraId="27C80FA3" w14:textId="77777777" w:rsidR="00070123" w:rsidRDefault="00070123" w:rsidP="00070123">
      <w:pPr>
        <w:rPr>
          <w:color w:val="000000"/>
          <w:sz w:val="22"/>
          <w:szCs w:val="22"/>
        </w:rPr>
      </w:pPr>
      <w:r>
        <w:rPr>
          <w:color w:val="000000"/>
          <w:sz w:val="22"/>
          <w:szCs w:val="22"/>
        </w:rPr>
        <w:t>Fixed Parameters</w:t>
      </w:r>
    </w:p>
    <w:p w14:paraId="410CB866" w14:textId="77777777" w:rsidR="00070123" w:rsidRDefault="00070123" w:rsidP="00070123">
      <w:pPr>
        <w:pStyle w:val="ListParagraph"/>
        <w:numPr>
          <w:ilvl w:val="0"/>
          <w:numId w:val="13"/>
        </w:numPr>
        <w:rPr>
          <w:color w:val="000000"/>
          <w:sz w:val="22"/>
          <w:szCs w:val="22"/>
        </w:rPr>
      </w:pPr>
      <w:proofErr w:type="spellStart"/>
      <w:r>
        <w:rPr>
          <w:color w:val="000000"/>
          <w:sz w:val="22"/>
          <w:szCs w:val="22"/>
        </w:rPr>
        <w:t>maxlen</w:t>
      </w:r>
      <w:proofErr w:type="spellEnd"/>
      <w:r>
        <w:rPr>
          <w:color w:val="000000"/>
          <w:sz w:val="22"/>
          <w:szCs w:val="22"/>
        </w:rPr>
        <w:t xml:space="preserve"> = 200</w:t>
      </w:r>
    </w:p>
    <w:p w14:paraId="200B0623" w14:textId="77777777" w:rsidR="00070123" w:rsidRPr="000F16C1" w:rsidRDefault="00070123" w:rsidP="00070123">
      <w:pPr>
        <w:pStyle w:val="ListParagraph"/>
        <w:numPr>
          <w:ilvl w:val="0"/>
          <w:numId w:val="13"/>
        </w:numPr>
        <w:rPr>
          <w:color w:val="000000"/>
          <w:sz w:val="22"/>
          <w:szCs w:val="22"/>
        </w:rPr>
      </w:pPr>
      <w:proofErr w:type="spellStart"/>
      <w:r>
        <w:rPr>
          <w:color w:val="000000"/>
          <w:sz w:val="22"/>
          <w:szCs w:val="22"/>
        </w:rPr>
        <w:t>norm_first</w:t>
      </w:r>
      <w:proofErr w:type="spellEnd"/>
      <w:r>
        <w:rPr>
          <w:color w:val="000000"/>
          <w:sz w:val="22"/>
          <w:szCs w:val="22"/>
        </w:rPr>
        <w:t xml:space="preserve"> = True</w:t>
      </w:r>
    </w:p>
    <w:p w14:paraId="61F72176" w14:textId="1CA243BB" w:rsidR="00070123" w:rsidRPr="00820CE7" w:rsidRDefault="00070123" w:rsidP="00070123">
      <w:pPr>
        <w:rPr>
          <w:b/>
          <w:bCs/>
          <w:color w:val="000000"/>
          <w:sz w:val="22"/>
          <w:szCs w:val="22"/>
          <w:u w:val="single"/>
        </w:rPr>
      </w:pPr>
      <w:r w:rsidRPr="00820CE7">
        <w:rPr>
          <w:color w:val="000000"/>
          <w:sz w:val="22"/>
          <w:szCs w:val="22"/>
          <w:highlight w:val="yellow"/>
        </w:rPr>
        <w:t>Kang, W.-C. and McAuley, J. (2018). "Self-Attentive Sequential Recommendation."</w:t>
      </w:r>
      <w:r w:rsidRPr="00820CE7">
        <w:rPr>
          <w:rStyle w:val="apple-converted-space"/>
          <w:color w:val="000000"/>
          <w:sz w:val="22"/>
          <w:szCs w:val="22"/>
          <w:highlight w:val="yellow"/>
        </w:rPr>
        <w:t> </w:t>
      </w:r>
      <w:r w:rsidRPr="00820CE7">
        <w:rPr>
          <w:rStyle w:val="Emphasis"/>
          <w:color w:val="000000"/>
          <w:sz w:val="22"/>
          <w:szCs w:val="22"/>
          <w:highlight w:val="yellow"/>
        </w:rPr>
        <w:t>2018 IEEE International Conference on Data Mining (ICDM)</w:t>
      </w:r>
      <w:r w:rsidRPr="00820CE7">
        <w:rPr>
          <w:color w:val="000000"/>
          <w:sz w:val="22"/>
          <w:szCs w:val="22"/>
          <w:highlight w:val="yellow"/>
        </w:rPr>
        <w:t>, pp. 197–20</w:t>
      </w:r>
      <w:r w:rsidR="00F03D79">
        <w:rPr>
          <w:color w:val="000000"/>
          <w:sz w:val="22"/>
          <w:szCs w:val="22"/>
          <w:highlight w:val="yellow"/>
        </w:rPr>
        <w:t>5.</w:t>
      </w:r>
    </w:p>
    <w:p w14:paraId="60CBA746" w14:textId="77777777" w:rsidR="00070123" w:rsidRPr="00820CE7" w:rsidRDefault="00070123" w:rsidP="00070123">
      <w:pPr>
        <w:rPr>
          <w:color w:val="000000"/>
          <w:sz w:val="22"/>
          <w:szCs w:val="22"/>
          <w:highlight w:val="yellow"/>
        </w:rPr>
      </w:pPr>
      <w:r w:rsidRPr="00820CE7">
        <w:rPr>
          <w:sz w:val="22"/>
          <w:szCs w:val="22"/>
          <w:lang w:eastAsia="en-US"/>
        </w:rPr>
        <w:t xml:space="preserve"> </w:t>
      </w:r>
      <w:r w:rsidRPr="00820CE7">
        <w:rPr>
          <w:rStyle w:val="Strong"/>
          <w:color w:val="000000"/>
          <w:sz w:val="22"/>
          <w:szCs w:val="22"/>
          <w:highlight w:val="yellow"/>
        </w:rPr>
        <w:t>Huang, Z. (2020).</w:t>
      </w:r>
      <w:r w:rsidRPr="00820CE7">
        <w:rPr>
          <w:rStyle w:val="apple-converted-space"/>
          <w:b/>
          <w:bCs/>
          <w:color w:val="000000"/>
          <w:sz w:val="22"/>
          <w:szCs w:val="22"/>
          <w:highlight w:val="yellow"/>
        </w:rPr>
        <w:t> </w:t>
      </w:r>
      <w:proofErr w:type="spellStart"/>
      <w:r w:rsidRPr="00820CE7">
        <w:rPr>
          <w:rStyle w:val="Emphasis"/>
          <w:b/>
          <w:bCs/>
          <w:color w:val="000000"/>
          <w:sz w:val="22"/>
          <w:szCs w:val="22"/>
          <w:highlight w:val="yellow"/>
        </w:rPr>
        <w:t>SASRec.pytorch</w:t>
      </w:r>
      <w:proofErr w:type="spellEnd"/>
      <w:r w:rsidRPr="00820CE7">
        <w:rPr>
          <w:rStyle w:val="Strong"/>
          <w:color w:val="000000"/>
          <w:sz w:val="22"/>
          <w:szCs w:val="22"/>
          <w:highlight w:val="yellow"/>
        </w:rPr>
        <w:t>. GitHub repository.</w:t>
      </w:r>
      <w:r w:rsidRPr="00820CE7">
        <w:rPr>
          <w:rStyle w:val="apple-converted-space"/>
          <w:color w:val="000000"/>
          <w:sz w:val="22"/>
          <w:szCs w:val="22"/>
          <w:highlight w:val="yellow"/>
        </w:rPr>
        <w:t> </w:t>
      </w:r>
      <w:r w:rsidRPr="00820CE7">
        <w:rPr>
          <w:color w:val="000000"/>
          <w:sz w:val="22"/>
          <w:szCs w:val="22"/>
          <w:highlight w:val="yellow"/>
        </w:rPr>
        <w:t>Available at:</w:t>
      </w:r>
      <w:r w:rsidRPr="00820CE7">
        <w:rPr>
          <w:rStyle w:val="apple-converted-space"/>
          <w:color w:val="000000"/>
          <w:sz w:val="22"/>
          <w:szCs w:val="22"/>
          <w:highlight w:val="yellow"/>
        </w:rPr>
        <w:t> </w:t>
      </w:r>
      <w:hyperlink r:id="rId10" w:tgtFrame="_blank" w:history="1">
        <w:r w:rsidRPr="00820CE7">
          <w:rPr>
            <w:rStyle w:val="Hyperlink"/>
            <w:sz w:val="22"/>
            <w:szCs w:val="22"/>
            <w:highlight w:val="yellow"/>
          </w:rPr>
          <w:t>https://github.com/pmixer/SASRec.pytorch</w:t>
        </w:r>
      </w:hyperlink>
      <w:r w:rsidRPr="00820CE7">
        <w:rPr>
          <w:color w:val="000000"/>
          <w:sz w:val="22"/>
          <w:szCs w:val="22"/>
          <w:highlight w:val="yellow"/>
        </w:rPr>
        <w:t>(Accessed: [03/07/2026]).</w:t>
      </w:r>
    </w:p>
    <w:p w14:paraId="7FDD087C" w14:textId="77777777" w:rsidR="00070123" w:rsidRDefault="00070123" w:rsidP="00070123">
      <w:pPr>
        <w:rPr>
          <w:color w:val="000000"/>
          <w:sz w:val="22"/>
          <w:szCs w:val="22"/>
        </w:rPr>
      </w:pPr>
      <w:r w:rsidRPr="00820CE7">
        <w:rPr>
          <w:color w:val="000000"/>
          <w:sz w:val="22"/>
          <w:szCs w:val="22"/>
        </w:rPr>
        <w:t>Th</w:t>
      </w:r>
      <w:r>
        <w:rPr>
          <w:color w:val="000000"/>
          <w:sz w:val="22"/>
          <w:szCs w:val="22"/>
        </w:rPr>
        <w:t xml:space="preserve">e second neural network replaces recurrence with self-attention, meaning each position in a session can attend to an earlier position rather than reaching it through a hidden state. The architecture present in this research was adapted from a paper by </w:t>
      </w:r>
      <w:r w:rsidRPr="008C29CD">
        <w:rPr>
          <w:color w:val="000000"/>
          <w:sz w:val="22"/>
          <w:szCs w:val="22"/>
          <w:highlight w:val="yellow"/>
        </w:rPr>
        <w:t>Kang, W.C &amp; McAuley, J. (2018</w:t>
      </w:r>
      <w:r w:rsidRPr="008C29CD">
        <w:rPr>
          <w:color w:val="000000"/>
          <w:sz w:val="22"/>
          <w:szCs w:val="22"/>
        </w:rPr>
        <w:t>),</w:t>
      </w:r>
      <w:r>
        <w:rPr>
          <w:color w:val="000000"/>
          <w:sz w:val="22"/>
          <w:szCs w:val="22"/>
        </w:rPr>
        <w:t xml:space="preserve"> their model was designed to predict the next item based on an item catalogue. This scenario calls for an alteration on this, as the model must assign a skip probability to each track in the remaining query segment. The implementation was adapted from </w:t>
      </w:r>
      <w:r w:rsidRPr="008C29CD">
        <w:rPr>
          <w:color w:val="000000"/>
          <w:sz w:val="22"/>
          <w:szCs w:val="22"/>
          <w:highlight w:val="yellow"/>
        </w:rPr>
        <w:t>Huang et al. (2020)</w:t>
      </w:r>
      <w:r>
        <w:rPr>
          <w:color w:val="000000"/>
          <w:sz w:val="22"/>
          <w:szCs w:val="22"/>
        </w:rPr>
        <w:t xml:space="preserve">, a </w:t>
      </w:r>
      <w:proofErr w:type="spellStart"/>
      <w:r>
        <w:rPr>
          <w:color w:val="000000"/>
          <w:sz w:val="22"/>
          <w:szCs w:val="22"/>
        </w:rPr>
        <w:t>pytorch</w:t>
      </w:r>
      <w:proofErr w:type="spellEnd"/>
      <w:r>
        <w:rPr>
          <w:color w:val="000000"/>
          <w:sz w:val="22"/>
          <w:szCs w:val="22"/>
        </w:rPr>
        <w:t xml:space="preserve"> version of the original TensorFlow release, used under the Apache 2.0 license.</w:t>
      </w:r>
    </w:p>
    <w:p w14:paraId="5D9B7801" w14:textId="77777777" w:rsidR="00070123" w:rsidRDefault="00070123" w:rsidP="00070123">
      <w:pPr>
        <w:rPr>
          <w:color w:val="000000"/>
          <w:sz w:val="22"/>
          <w:szCs w:val="22"/>
        </w:rPr>
      </w:pPr>
    </w:p>
    <w:p w14:paraId="30579B0D" w14:textId="77777777" w:rsidR="00070123" w:rsidRDefault="00070123" w:rsidP="00070123">
      <w:pPr>
        <w:rPr>
          <w:color w:val="000000"/>
          <w:sz w:val="22"/>
          <w:szCs w:val="22"/>
        </w:rPr>
      </w:pPr>
      <w:r>
        <w:rPr>
          <w:color w:val="000000"/>
          <w:sz w:val="22"/>
          <w:szCs w:val="22"/>
        </w:rPr>
        <w:lastRenderedPageBreak/>
        <w:t xml:space="preserve">In the reference model each item is represented by a learned embedding, resulting in the architecture relying on item identity. This logic does not function in this scenario as the model must score tracks that may not appear in the training data. The embedding stage is thus replaced by a linear projection of each track’s </w:t>
      </w:r>
      <w:proofErr w:type="gramStart"/>
      <w:r>
        <w:rPr>
          <w:color w:val="000000"/>
          <w:sz w:val="22"/>
          <w:szCs w:val="22"/>
        </w:rPr>
        <w:t>15 dimension</w:t>
      </w:r>
      <w:proofErr w:type="gramEnd"/>
      <w:r>
        <w:rPr>
          <w:color w:val="000000"/>
          <w:sz w:val="22"/>
          <w:szCs w:val="22"/>
        </w:rPr>
        <w:t xml:space="preserve"> feature vector in the hidden space. The scaling of the embeddings in the original model can therefore be removed, with the decoding of the </w:t>
      </w:r>
      <w:proofErr w:type="gramStart"/>
      <w:r>
        <w:rPr>
          <w:color w:val="000000"/>
          <w:sz w:val="22"/>
          <w:szCs w:val="22"/>
        </w:rPr>
        <w:t>embeddings  in</w:t>
      </w:r>
      <w:proofErr w:type="gramEnd"/>
      <w:r>
        <w:rPr>
          <w:color w:val="000000"/>
          <w:sz w:val="22"/>
          <w:szCs w:val="22"/>
        </w:rPr>
        <w:t xml:space="preserve"> the output layer being replaced by a linear layer that outputs a single logit score for each position and therefore track.</w:t>
      </w:r>
    </w:p>
    <w:p w14:paraId="2BE40FA6" w14:textId="77777777" w:rsidR="00070123" w:rsidRDefault="00070123" w:rsidP="00070123">
      <w:pPr>
        <w:rPr>
          <w:color w:val="000000"/>
          <w:sz w:val="22"/>
          <w:szCs w:val="22"/>
        </w:rPr>
      </w:pPr>
    </w:p>
    <w:p w14:paraId="6739298C" w14:textId="77777777" w:rsidR="00070123" w:rsidRDefault="00070123" w:rsidP="00070123">
      <w:pPr>
        <w:rPr>
          <w:color w:val="000000"/>
          <w:sz w:val="22"/>
          <w:szCs w:val="22"/>
        </w:rPr>
      </w:pPr>
      <w:r>
        <w:rPr>
          <w:color w:val="000000"/>
          <w:sz w:val="22"/>
          <w:szCs w:val="22"/>
        </w:rPr>
        <w:t>Due to each track carrying an observed skip outcome, negative sampling is unnecessary so is replaced by binary supervision at every query position. Two components were added (skip-status channel &amp; context/query attention mask), which will both be explained in more detail below. All remaining components are inherited from the reference; point-wise feed-forward blocks, layer normalisation, structure &amp; the multi-head attention layers.</w:t>
      </w:r>
    </w:p>
    <w:p w14:paraId="16FBBC53" w14:textId="77777777" w:rsidR="00070123" w:rsidRDefault="00070123" w:rsidP="00070123">
      <w:pPr>
        <w:rPr>
          <w:color w:val="000000"/>
          <w:sz w:val="22"/>
          <w:szCs w:val="22"/>
        </w:rPr>
      </w:pPr>
    </w:p>
    <w:p w14:paraId="5274752C" w14:textId="77777777" w:rsidR="00070123" w:rsidRDefault="00070123" w:rsidP="00070123">
      <w:pPr>
        <w:rPr>
          <w:b/>
          <w:bCs/>
          <w:color w:val="000000"/>
          <w:sz w:val="22"/>
          <w:szCs w:val="22"/>
        </w:rPr>
      </w:pPr>
      <w:r>
        <w:rPr>
          <w:b/>
          <w:bCs/>
          <w:color w:val="000000"/>
          <w:sz w:val="22"/>
          <w:szCs w:val="22"/>
        </w:rPr>
        <w:t>Skip-Status Channel</w:t>
      </w:r>
    </w:p>
    <w:p w14:paraId="58BFFB97" w14:textId="77777777" w:rsidR="00070123" w:rsidRDefault="00070123" w:rsidP="00070123">
      <w:pPr>
        <w:rPr>
          <w:b/>
          <w:bCs/>
          <w:color w:val="000000"/>
          <w:sz w:val="22"/>
          <w:szCs w:val="22"/>
        </w:rPr>
      </w:pPr>
    </w:p>
    <w:p w14:paraId="5823AB31" w14:textId="77777777" w:rsidR="00070123" w:rsidRPr="002D24C7" w:rsidRDefault="00070123" w:rsidP="00070123">
      <w:pPr>
        <w:rPr>
          <w:color w:val="000000"/>
          <w:sz w:val="22"/>
          <w:szCs w:val="22"/>
        </w:rPr>
      </w:pPr>
      <w:r>
        <w:rPr>
          <w:color w:val="000000"/>
          <w:sz w:val="22"/>
          <w:szCs w:val="22"/>
        </w:rPr>
        <w:t xml:space="preserve">Both neural models receive a second input channel encoding what is already observed for each session. Each position is assigned one of three states; skipped, not-skipped, unknown. This is embedded in the hidden space and summed with the projected feature vector. Tracks before the context boundary carry their observed outcome </w:t>
      </w:r>
      <w:proofErr w:type="spellStart"/>
      <w:proofErr w:type="gramStart"/>
      <w:r>
        <w:rPr>
          <w:color w:val="000000"/>
          <w:sz w:val="22"/>
          <w:szCs w:val="22"/>
        </w:rPr>
        <w:t>where as</w:t>
      </w:r>
      <w:proofErr w:type="spellEnd"/>
      <w:proofErr w:type="gramEnd"/>
      <w:r>
        <w:rPr>
          <w:color w:val="000000"/>
          <w:sz w:val="22"/>
          <w:szCs w:val="22"/>
        </w:rPr>
        <w:t xml:space="preserve"> tracks are stated as unknown. </w:t>
      </w:r>
      <w:r>
        <w:rPr>
          <w:sz w:val="22"/>
          <w:szCs w:val="22"/>
          <w:lang w:eastAsia="en-US"/>
        </w:rPr>
        <w:t xml:space="preserve">The embedding for the unknown positions </w:t>
      </w:r>
      <w:proofErr w:type="gramStart"/>
      <w:r>
        <w:rPr>
          <w:sz w:val="22"/>
          <w:szCs w:val="22"/>
          <w:lang w:eastAsia="en-US"/>
        </w:rPr>
        <w:t>are</w:t>
      </w:r>
      <w:proofErr w:type="gramEnd"/>
      <w:r>
        <w:rPr>
          <w:sz w:val="22"/>
          <w:szCs w:val="22"/>
          <w:lang w:eastAsia="en-US"/>
        </w:rPr>
        <w:t xml:space="preserve"> initialised to zero. An unplayed track is therefore in the model as a feature vector alone. The Skip-Status channel also functions in a way to capture skip momentum in the context portion of the session. </w:t>
      </w:r>
      <w:r w:rsidRPr="00F03D79">
        <w:rPr>
          <w:sz w:val="22"/>
          <w:szCs w:val="22"/>
          <w:highlight w:val="yellow"/>
          <w:lang w:eastAsia="en-US"/>
        </w:rPr>
        <w:t>Meggetto et al. (2023)</w:t>
      </w:r>
      <w:r>
        <w:rPr>
          <w:sz w:val="22"/>
          <w:szCs w:val="22"/>
          <w:lang w:eastAsia="en-US"/>
        </w:rPr>
        <w:t xml:space="preserve"> state that a listener in a restless disposition skips several tracks in succession, independent of the track’s features. No input feature encodes this but if each position is assigned its observed outcome the model is free to infer what aspects of the observed outcomes it deems useful.</w:t>
      </w:r>
    </w:p>
    <w:p w14:paraId="6B6B60BF" w14:textId="77777777" w:rsidR="00070123" w:rsidRDefault="00070123" w:rsidP="00070123">
      <w:pPr>
        <w:rPr>
          <w:lang w:eastAsia="en-US"/>
        </w:rPr>
      </w:pPr>
    </w:p>
    <w:p w14:paraId="116B7973" w14:textId="77777777" w:rsidR="00070123" w:rsidRPr="002D24C7" w:rsidRDefault="00070123" w:rsidP="00070123">
      <w:pPr>
        <w:rPr>
          <w:b/>
          <w:bCs/>
          <w:sz w:val="22"/>
          <w:szCs w:val="22"/>
          <w:lang w:eastAsia="en-US"/>
        </w:rPr>
      </w:pPr>
      <w:r w:rsidRPr="002D24C7">
        <w:rPr>
          <w:b/>
          <w:bCs/>
          <w:sz w:val="22"/>
          <w:szCs w:val="22"/>
          <w:lang w:eastAsia="en-US"/>
        </w:rPr>
        <w:t>Context/Query Attention Mask</w:t>
      </w:r>
    </w:p>
    <w:p w14:paraId="631EE035" w14:textId="77777777" w:rsidR="00070123" w:rsidRDefault="00070123" w:rsidP="00070123">
      <w:pPr>
        <w:rPr>
          <w:b/>
          <w:bCs/>
          <w:lang w:eastAsia="en-US"/>
        </w:rPr>
      </w:pPr>
    </w:p>
    <w:p w14:paraId="328C2A45" w14:textId="2FE87489" w:rsidR="00070123" w:rsidRDefault="00070123" w:rsidP="00070123">
      <w:pPr>
        <w:rPr>
          <w:sz w:val="22"/>
          <w:szCs w:val="22"/>
          <w:lang w:eastAsia="en-US"/>
        </w:rPr>
      </w:pPr>
      <w:r>
        <w:rPr>
          <w:sz w:val="22"/>
          <w:szCs w:val="22"/>
          <w:lang w:eastAsia="en-US"/>
        </w:rPr>
        <w:t xml:space="preserve">In the reference model a causal mask is applied, this ensures that a position can only attend to itself and position preceding it. However, the reference model outputs a single score at a time. This model is scoring the whole query segment simultaneously so therefore would introduce circularity, for example if the track at position 7 is attending to position 5 (both in the query segment), this arrangement of the query segment is about to be altered by the model which will change the scoring, which will in turn affect the arrangement. The mask is therefore altered so that each position in the query segment may only attend to itself and the context, as demonstrated below in Figure </w:t>
      </w:r>
      <w:r w:rsidR="00F03D79">
        <w:rPr>
          <w:sz w:val="22"/>
          <w:szCs w:val="22"/>
          <w:lang w:eastAsia="en-US"/>
        </w:rPr>
        <w:t>4.</w:t>
      </w:r>
      <w:r>
        <w:rPr>
          <w:sz w:val="22"/>
          <w:szCs w:val="22"/>
          <w:lang w:eastAsia="en-US"/>
        </w:rPr>
        <w:t>1.</w:t>
      </w:r>
    </w:p>
    <w:p w14:paraId="551560D6" w14:textId="77777777" w:rsidR="00070123" w:rsidRDefault="00070123" w:rsidP="00070123">
      <w:pPr>
        <w:rPr>
          <w:color w:val="000000"/>
          <w:sz w:val="22"/>
          <w:szCs w:val="22"/>
        </w:rPr>
      </w:pPr>
    </w:p>
    <w:p w14:paraId="3030E43C" w14:textId="77777777" w:rsidR="00070123" w:rsidRDefault="00070123" w:rsidP="00070123">
      <w:pPr>
        <w:rPr>
          <w:color w:val="000000"/>
          <w:sz w:val="22"/>
          <w:szCs w:val="22"/>
        </w:rPr>
      </w:pPr>
      <w:r>
        <w:rPr>
          <w:noProof/>
          <w:color w:val="000000"/>
          <w:sz w:val="22"/>
          <w:szCs w:val="22"/>
          <w14:ligatures w14:val="standardContextual"/>
        </w:rPr>
        <w:lastRenderedPageBreak/>
        <mc:AlternateContent>
          <mc:Choice Requires="wpg">
            <w:drawing>
              <wp:inline distT="0" distB="0" distL="0" distR="0" wp14:anchorId="6B0FB038" wp14:editId="745DB968">
                <wp:extent cx="6114390" cy="3107342"/>
                <wp:effectExtent l="12700" t="0" r="7620" b="0"/>
                <wp:docPr id="919199485" name="Group 27"/>
                <wp:cNvGraphicFramePr/>
                <a:graphic xmlns:a="http://schemas.openxmlformats.org/drawingml/2006/main">
                  <a:graphicData uri="http://schemas.microsoft.com/office/word/2010/wordprocessingGroup">
                    <wpg:wgp>
                      <wpg:cNvGrpSpPr/>
                      <wpg:grpSpPr>
                        <a:xfrm>
                          <a:off x="0" y="0"/>
                          <a:ext cx="6114390" cy="3107342"/>
                          <a:chOff x="0" y="0"/>
                          <a:chExt cx="6114390" cy="4175299"/>
                        </a:xfrm>
                      </wpg:grpSpPr>
                      <wpg:grpSp>
                        <wpg:cNvPr id="125954256" name="Group 26"/>
                        <wpg:cNvGrpSpPr/>
                        <wpg:grpSpPr>
                          <a:xfrm>
                            <a:off x="24276" y="0"/>
                            <a:ext cx="6090114" cy="2071370"/>
                            <a:chOff x="0" y="0"/>
                            <a:chExt cx="6090114" cy="2071370"/>
                          </a:xfrm>
                        </wpg:grpSpPr>
                        <wpg:grpSp>
                          <wpg:cNvPr id="1203547405" name="Group 19"/>
                          <wpg:cNvGrpSpPr/>
                          <wpg:grpSpPr>
                            <a:xfrm>
                              <a:off x="62109" y="0"/>
                              <a:ext cx="5970905" cy="2071370"/>
                              <a:chOff x="0" y="-242885"/>
                              <a:chExt cx="5971310" cy="2072619"/>
                            </a:xfrm>
                          </wpg:grpSpPr>
                          <wpg:grpSp>
                            <wpg:cNvPr id="1528859905" name="Group 17"/>
                            <wpg:cNvGrpSpPr/>
                            <wpg:grpSpPr>
                              <a:xfrm>
                                <a:off x="0" y="-242885"/>
                                <a:ext cx="5971310" cy="1812740"/>
                                <a:chOff x="0" y="-242885"/>
                                <a:chExt cx="5971310" cy="1812740"/>
                              </a:xfrm>
                            </wpg:grpSpPr>
                            <wpg:grpSp>
                              <wpg:cNvPr id="553445072" name="Group 15"/>
                              <wpg:cNvGrpSpPr/>
                              <wpg:grpSpPr>
                                <a:xfrm>
                                  <a:off x="0" y="-242885"/>
                                  <a:ext cx="5971310" cy="1602347"/>
                                  <a:chOff x="0" y="-242885"/>
                                  <a:chExt cx="5971310" cy="1602347"/>
                                </a:xfrm>
                              </wpg:grpSpPr>
                              <wpg:grpSp>
                                <wpg:cNvPr id="22226123" name="Group 13"/>
                                <wpg:cNvGrpSpPr/>
                                <wpg:grpSpPr>
                                  <a:xfrm>
                                    <a:off x="0" y="614995"/>
                                    <a:ext cx="5971310" cy="744467"/>
                                    <a:chOff x="0" y="0"/>
                                    <a:chExt cx="5971310" cy="744467"/>
                                  </a:xfrm>
                                </wpg:grpSpPr>
                                <wps:wsp>
                                  <wps:cNvPr id="1699869301" name="Text Box 11"/>
                                  <wps:cNvSpPr txBox="1"/>
                                  <wps:spPr>
                                    <a:xfrm>
                                      <a:off x="0" y="16184"/>
                                      <a:ext cx="347958" cy="728283"/>
                                    </a:xfrm>
                                    <a:prstGeom prst="rect">
                                      <a:avLst/>
                                    </a:prstGeom>
                                    <a:solidFill>
                                      <a:srgbClr val="EE0000">
                                        <a:alpha val="45000"/>
                                      </a:srgbClr>
                                    </a:solidFill>
                                    <a:ln w="6350">
                                      <a:solidFill>
                                        <a:prstClr val="black"/>
                                      </a:solidFill>
                                    </a:ln>
                                  </wps:spPr>
                                  <wps:txbx>
                                    <w:txbxContent>
                                      <w:p w14:paraId="32973CDF" w14:textId="77777777" w:rsidR="00070123" w:rsidRPr="00516C5A" w:rsidRDefault="00070123" w:rsidP="00070123">
                                        <w:pPr>
                                          <w:jc w:val="center"/>
                                          <w:rPr>
                                            <w:sz w:val="21"/>
                                            <w:szCs w:val="21"/>
                                          </w:rPr>
                                        </w:pPr>
                                        <w:r w:rsidRPr="00516C5A">
                                          <w:rPr>
                                            <w:sz w:val="21"/>
                                            <w:szCs w:val="21"/>
                                          </w:rPr>
                                          <w:t>position 1</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wps:wsp>
                                  <wps:cNvPr id="660607915" name="Straight Connector 12"/>
                                  <wps:cNvCnPr/>
                                  <wps:spPr>
                                    <a:xfrm>
                                      <a:off x="347958" y="336381"/>
                                      <a:ext cx="275590"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1185110071" name="Text Box 11"/>
                                  <wps:cNvSpPr txBox="1"/>
                                  <wps:spPr>
                                    <a:xfrm>
                                      <a:off x="639271" y="16184"/>
                                      <a:ext cx="347345" cy="727710"/>
                                    </a:xfrm>
                                    <a:prstGeom prst="rect">
                                      <a:avLst/>
                                    </a:prstGeom>
                                    <a:solidFill>
                                      <a:srgbClr val="EE0000">
                                        <a:alpha val="42000"/>
                                      </a:srgbClr>
                                    </a:solidFill>
                                    <a:ln w="6350">
                                      <a:solidFill>
                                        <a:prstClr val="black"/>
                                      </a:solidFill>
                                    </a:ln>
                                  </wps:spPr>
                                  <wps:txbx>
                                    <w:txbxContent>
                                      <w:p w14:paraId="6F06F5A6" w14:textId="77777777" w:rsidR="00070123" w:rsidRPr="00516C5A" w:rsidRDefault="00070123" w:rsidP="00070123">
                                        <w:pPr>
                                          <w:jc w:val="center"/>
                                          <w:rPr>
                                            <w:sz w:val="21"/>
                                            <w:szCs w:val="21"/>
                                          </w:rPr>
                                        </w:pPr>
                                        <w:r w:rsidRPr="00516C5A">
                                          <w:rPr>
                                            <w:sz w:val="21"/>
                                            <w:szCs w:val="21"/>
                                          </w:rPr>
                                          <w:t xml:space="preserve">position </w:t>
                                        </w:r>
                                        <w:r>
                                          <w:rPr>
                                            <w:sz w:val="21"/>
                                            <w:szCs w:val="21"/>
                                          </w:rPr>
                                          <w:t>2</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wps:wsp>
                                  <wps:cNvPr id="1253378711" name="Straight Connector 12"/>
                                  <wps:cNvCnPr/>
                                  <wps:spPr>
                                    <a:xfrm>
                                      <a:off x="979136" y="336381"/>
                                      <a:ext cx="275590"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2055578818" name="Text Box 11"/>
                                  <wps:cNvSpPr txBox="1"/>
                                  <wps:spPr>
                                    <a:xfrm>
                                      <a:off x="1246174" y="16184"/>
                                      <a:ext cx="347345" cy="727710"/>
                                    </a:xfrm>
                                    <a:prstGeom prst="rect">
                                      <a:avLst/>
                                    </a:prstGeom>
                                    <a:solidFill>
                                      <a:srgbClr val="EE0000">
                                        <a:alpha val="45436"/>
                                      </a:srgbClr>
                                    </a:solidFill>
                                    <a:ln w="6350">
                                      <a:solidFill>
                                        <a:prstClr val="black"/>
                                      </a:solidFill>
                                    </a:ln>
                                  </wps:spPr>
                                  <wps:txbx>
                                    <w:txbxContent>
                                      <w:p w14:paraId="790ADBCF" w14:textId="77777777" w:rsidR="00070123" w:rsidRPr="00516C5A" w:rsidRDefault="00070123" w:rsidP="00070123">
                                        <w:pPr>
                                          <w:jc w:val="center"/>
                                          <w:rPr>
                                            <w:sz w:val="21"/>
                                            <w:szCs w:val="21"/>
                                          </w:rPr>
                                        </w:pPr>
                                        <w:r w:rsidRPr="00516C5A">
                                          <w:rPr>
                                            <w:sz w:val="21"/>
                                            <w:szCs w:val="21"/>
                                          </w:rPr>
                                          <w:t xml:space="preserve">position </w:t>
                                        </w:r>
                                        <w:r>
                                          <w:rPr>
                                            <w:sz w:val="21"/>
                                            <w:szCs w:val="21"/>
                                          </w:rPr>
                                          <w:t>3</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wps:wsp>
                                  <wps:cNvPr id="1166864410" name="Text Box 11"/>
                                  <wps:cNvSpPr txBox="1"/>
                                  <wps:spPr>
                                    <a:xfrm>
                                      <a:off x="1877352" y="8092"/>
                                      <a:ext cx="347345" cy="727710"/>
                                    </a:xfrm>
                                    <a:prstGeom prst="rect">
                                      <a:avLst/>
                                    </a:prstGeom>
                                    <a:solidFill>
                                      <a:srgbClr val="EE0000">
                                        <a:alpha val="44000"/>
                                      </a:srgbClr>
                                    </a:solidFill>
                                    <a:ln w="6350">
                                      <a:solidFill>
                                        <a:prstClr val="black"/>
                                      </a:solidFill>
                                    </a:ln>
                                  </wps:spPr>
                                  <wps:txbx>
                                    <w:txbxContent>
                                      <w:p w14:paraId="309F93CE" w14:textId="77777777" w:rsidR="00070123" w:rsidRPr="00516C5A" w:rsidRDefault="00070123" w:rsidP="00070123">
                                        <w:pPr>
                                          <w:jc w:val="center"/>
                                          <w:rPr>
                                            <w:sz w:val="21"/>
                                            <w:szCs w:val="21"/>
                                          </w:rPr>
                                        </w:pPr>
                                        <w:r w:rsidRPr="00516C5A">
                                          <w:rPr>
                                            <w:sz w:val="21"/>
                                            <w:szCs w:val="21"/>
                                          </w:rPr>
                                          <w:t xml:space="preserve">position </w:t>
                                        </w:r>
                                        <w:r>
                                          <w:rPr>
                                            <w:sz w:val="21"/>
                                            <w:szCs w:val="21"/>
                                          </w:rPr>
                                          <w:t>4</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wps:wsp>
                                  <wps:cNvPr id="262357346" name="Straight Connector 12"/>
                                  <wps:cNvCnPr/>
                                  <wps:spPr>
                                    <a:xfrm>
                                      <a:off x="2225310" y="336381"/>
                                      <a:ext cx="275590"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598126947" name="Straight Connector 12"/>
                                  <wps:cNvCnPr/>
                                  <wps:spPr>
                                    <a:xfrm>
                                      <a:off x="1594131" y="352565"/>
                                      <a:ext cx="275590"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228899583" name="Text Box 11"/>
                                  <wps:cNvSpPr txBox="1"/>
                                  <wps:spPr>
                                    <a:xfrm>
                                      <a:off x="2484255" y="8092"/>
                                      <a:ext cx="347958" cy="728283"/>
                                    </a:xfrm>
                                    <a:prstGeom prst="rect">
                                      <a:avLst/>
                                    </a:prstGeom>
                                    <a:solidFill>
                                      <a:srgbClr val="EE0000">
                                        <a:alpha val="47000"/>
                                      </a:srgbClr>
                                    </a:solidFill>
                                    <a:ln w="6350">
                                      <a:solidFill>
                                        <a:prstClr val="black"/>
                                      </a:solidFill>
                                    </a:ln>
                                  </wps:spPr>
                                  <wps:txbx>
                                    <w:txbxContent>
                                      <w:p w14:paraId="74F60632" w14:textId="77777777" w:rsidR="00070123" w:rsidRPr="00516C5A" w:rsidRDefault="00070123" w:rsidP="00070123">
                                        <w:pPr>
                                          <w:jc w:val="center"/>
                                          <w:rPr>
                                            <w:sz w:val="21"/>
                                            <w:szCs w:val="21"/>
                                          </w:rPr>
                                        </w:pPr>
                                        <w:r w:rsidRPr="00516C5A">
                                          <w:rPr>
                                            <w:sz w:val="21"/>
                                            <w:szCs w:val="21"/>
                                          </w:rPr>
                                          <w:t xml:space="preserve">position </w:t>
                                        </w:r>
                                        <w:r>
                                          <w:rPr>
                                            <w:sz w:val="21"/>
                                            <w:szCs w:val="21"/>
                                          </w:rPr>
                                          <w:t>5</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wps:wsp>
                                  <wps:cNvPr id="1895280510" name="Straight Connector 12"/>
                                  <wps:cNvCnPr/>
                                  <wps:spPr>
                                    <a:xfrm>
                                      <a:off x="2832212" y="328289"/>
                                      <a:ext cx="275590"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1633935820" name="Text Box 11"/>
                                  <wps:cNvSpPr txBox="1"/>
                                  <wps:spPr>
                                    <a:xfrm>
                                      <a:off x="3115434" y="0"/>
                                      <a:ext cx="347345" cy="727710"/>
                                    </a:xfrm>
                                    <a:prstGeom prst="rect">
                                      <a:avLst/>
                                    </a:prstGeom>
                                    <a:solidFill>
                                      <a:srgbClr val="EE0000">
                                        <a:alpha val="52000"/>
                                      </a:srgbClr>
                                    </a:solidFill>
                                    <a:ln w="6350">
                                      <a:solidFill>
                                        <a:prstClr val="black"/>
                                      </a:solidFill>
                                    </a:ln>
                                  </wps:spPr>
                                  <wps:txbx>
                                    <w:txbxContent>
                                      <w:p w14:paraId="1D58AD7E" w14:textId="77777777" w:rsidR="00070123" w:rsidRPr="00516C5A" w:rsidRDefault="00070123" w:rsidP="00070123">
                                        <w:pPr>
                                          <w:jc w:val="center"/>
                                          <w:rPr>
                                            <w:sz w:val="21"/>
                                            <w:szCs w:val="21"/>
                                          </w:rPr>
                                        </w:pPr>
                                        <w:r w:rsidRPr="00516C5A">
                                          <w:rPr>
                                            <w:sz w:val="21"/>
                                            <w:szCs w:val="21"/>
                                          </w:rPr>
                                          <w:t xml:space="preserve">position </w:t>
                                        </w:r>
                                        <w:r>
                                          <w:rPr>
                                            <w:sz w:val="21"/>
                                            <w:szCs w:val="21"/>
                                          </w:rPr>
                                          <w:t>6</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wps:wsp>
                                  <wps:cNvPr id="1744197111" name="Straight Connector 12"/>
                                  <wps:cNvCnPr/>
                                  <wps:spPr>
                                    <a:xfrm>
                                      <a:off x="3463391" y="328289"/>
                                      <a:ext cx="275590"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1367235227" name="Text Box 11"/>
                                  <wps:cNvSpPr txBox="1"/>
                                  <wps:spPr>
                                    <a:xfrm>
                                      <a:off x="3722336" y="0"/>
                                      <a:ext cx="347345" cy="727710"/>
                                    </a:xfrm>
                                    <a:prstGeom prst="rect">
                                      <a:avLst/>
                                    </a:prstGeom>
                                    <a:solidFill>
                                      <a:srgbClr val="EE0000">
                                        <a:alpha val="58283"/>
                                      </a:srgbClr>
                                    </a:solidFill>
                                    <a:ln w="6350">
                                      <a:solidFill>
                                        <a:prstClr val="black"/>
                                      </a:solidFill>
                                    </a:ln>
                                  </wps:spPr>
                                  <wps:txbx>
                                    <w:txbxContent>
                                      <w:p w14:paraId="6E0481E1" w14:textId="77777777" w:rsidR="00070123" w:rsidRPr="00516C5A" w:rsidRDefault="00070123" w:rsidP="00070123">
                                        <w:pPr>
                                          <w:jc w:val="center"/>
                                          <w:rPr>
                                            <w:sz w:val="21"/>
                                            <w:szCs w:val="21"/>
                                          </w:rPr>
                                        </w:pPr>
                                        <w:r w:rsidRPr="00516C5A">
                                          <w:rPr>
                                            <w:sz w:val="21"/>
                                            <w:szCs w:val="21"/>
                                          </w:rPr>
                                          <w:t xml:space="preserve">position </w:t>
                                        </w:r>
                                        <w:r>
                                          <w:rPr>
                                            <w:sz w:val="21"/>
                                            <w:szCs w:val="21"/>
                                          </w:rPr>
                                          <w:t>7</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wps:wsp>
                                  <wps:cNvPr id="1623291372" name="Text Box 11"/>
                                  <wps:cNvSpPr txBox="1"/>
                                  <wps:spPr>
                                    <a:xfrm>
                                      <a:off x="4361607" y="0"/>
                                      <a:ext cx="347345" cy="727710"/>
                                    </a:xfrm>
                                    <a:prstGeom prst="rect">
                                      <a:avLst/>
                                    </a:prstGeom>
                                    <a:solidFill>
                                      <a:schemeClr val="lt1"/>
                                    </a:solidFill>
                                    <a:ln w="6350">
                                      <a:solidFill>
                                        <a:prstClr val="black"/>
                                      </a:solidFill>
                                    </a:ln>
                                  </wps:spPr>
                                  <wps:txbx>
                                    <w:txbxContent>
                                      <w:p w14:paraId="3DF77D0A" w14:textId="77777777" w:rsidR="00070123" w:rsidRPr="00516C5A" w:rsidRDefault="00070123" w:rsidP="00070123">
                                        <w:pPr>
                                          <w:jc w:val="center"/>
                                          <w:rPr>
                                            <w:sz w:val="21"/>
                                            <w:szCs w:val="21"/>
                                          </w:rPr>
                                        </w:pPr>
                                        <w:r w:rsidRPr="00516C5A">
                                          <w:rPr>
                                            <w:sz w:val="21"/>
                                            <w:szCs w:val="21"/>
                                          </w:rPr>
                                          <w:t xml:space="preserve">position </w:t>
                                        </w:r>
                                        <w:r>
                                          <w:rPr>
                                            <w:sz w:val="21"/>
                                            <w:szCs w:val="21"/>
                                          </w:rPr>
                                          <w:t>8</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wps:wsp>
                                  <wps:cNvPr id="1556210144" name="Straight Connector 12"/>
                                  <wps:cNvCnPr/>
                                  <wps:spPr>
                                    <a:xfrm>
                                      <a:off x="4709565" y="320197"/>
                                      <a:ext cx="275590"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1035996116" name="Straight Connector 12"/>
                                  <wps:cNvCnPr/>
                                  <wps:spPr>
                                    <a:xfrm>
                                      <a:off x="4078386" y="336381"/>
                                      <a:ext cx="275590"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1432235251" name="Text Box 11"/>
                                  <wps:cNvSpPr txBox="1"/>
                                  <wps:spPr>
                                    <a:xfrm>
                                      <a:off x="4984694" y="8092"/>
                                      <a:ext cx="347345" cy="727710"/>
                                    </a:xfrm>
                                    <a:prstGeom prst="rect">
                                      <a:avLst/>
                                    </a:prstGeom>
                                    <a:solidFill>
                                      <a:schemeClr val="lt1"/>
                                    </a:solidFill>
                                    <a:ln w="6350">
                                      <a:solidFill>
                                        <a:prstClr val="black"/>
                                      </a:solidFill>
                                    </a:ln>
                                  </wps:spPr>
                                  <wps:txbx>
                                    <w:txbxContent>
                                      <w:p w14:paraId="5A84BC7A" w14:textId="77777777" w:rsidR="00070123" w:rsidRPr="00516C5A" w:rsidRDefault="00070123" w:rsidP="00070123">
                                        <w:pPr>
                                          <w:jc w:val="center"/>
                                          <w:rPr>
                                            <w:sz w:val="21"/>
                                            <w:szCs w:val="21"/>
                                          </w:rPr>
                                        </w:pPr>
                                        <w:r w:rsidRPr="00516C5A">
                                          <w:rPr>
                                            <w:sz w:val="21"/>
                                            <w:szCs w:val="21"/>
                                          </w:rPr>
                                          <w:t>position</w:t>
                                        </w:r>
                                        <w:r>
                                          <w:rPr>
                                            <w:sz w:val="21"/>
                                            <w:szCs w:val="21"/>
                                          </w:rPr>
                                          <w:t xml:space="preserve"> 9</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wps:wsp>
                                  <wps:cNvPr id="1814147788" name="Text Box 11"/>
                                  <wps:cNvSpPr txBox="1"/>
                                  <wps:spPr>
                                    <a:xfrm>
                                      <a:off x="5623965" y="8092"/>
                                      <a:ext cx="347345" cy="727710"/>
                                    </a:xfrm>
                                    <a:prstGeom prst="rect">
                                      <a:avLst/>
                                    </a:prstGeom>
                                    <a:solidFill>
                                      <a:schemeClr val="lt1"/>
                                    </a:solidFill>
                                    <a:ln w="6350">
                                      <a:solidFill>
                                        <a:prstClr val="black"/>
                                      </a:solidFill>
                                    </a:ln>
                                  </wps:spPr>
                                  <wps:txbx>
                                    <w:txbxContent>
                                      <w:p w14:paraId="313F77FA" w14:textId="77777777" w:rsidR="00070123" w:rsidRPr="00516C5A" w:rsidRDefault="00070123" w:rsidP="00070123">
                                        <w:pPr>
                                          <w:jc w:val="center"/>
                                          <w:rPr>
                                            <w:sz w:val="21"/>
                                            <w:szCs w:val="21"/>
                                          </w:rPr>
                                        </w:pPr>
                                        <w:r w:rsidRPr="00516C5A">
                                          <w:rPr>
                                            <w:sz w:val="21"/>
                                            <w:szCs w:val="21"/>
                                          </w:rPr>
                                          <w:t xml:space="preserve">position </w:t>
                                        </w:r>
                                        <w:r>
                                          <w:rPr>
                                            <w:sz w:val="21"/>
                                            <w:szCs w:val="21"/>
                                          </w:rPr>
                                          <w:t>10</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wps:wsp>
                                  <wps:cNvPr id="568361825" name="Straight Connector 12"/>
                                  <wps:cNvCnPr/>
                                  <wps:spPr>
                                    <a:xfrm>
                                      <a:off x="5340743" y="344473"/>
                                      <a:ext cx="275590"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wpg:grpSp>
                              <wps:wsp>
                                <wps:cNvPr id="963282696" name="Text Box 14"/>
                                <wps:cNvSpPr txBox="1"/>
                                <wps:spPr>
                                  <a:xfrm>
                                    <a:off x="1173220" y="-242885"/>
                                    <a:ext cx="3625207" cy="576626"/>
                                  </a:xfrm>
                                  <a:prstGeom prst="rect">
                                    <a:avLst/>
                                  </a:prstGeom>
                                  <a:solidFill>
                                    <a:schemeClr val="lt1"/>
                                  </a:solidFill>
                                  <a:ln w="6350">
                                    <a:noFill/>
                                  </a:ln>
                                </wps:spPr>
                                <wps:txbx>
                                  <w:txbxContent>
                                    <w:p w14:paraId="6AEA7B9F" w14:textId="77777777" w:rsidR="00070123" w:rsidRDefault="00070123" w:rsidP="00070123">
                                      <w:pPr>
                                        <w:jc w:val="center"/>
                                        <w:rPr>
                                          <w:color w:val="000000" w:themeColor="text1"/>
                                          <w:u w:val="single"/>
                                        </w:rPr>
                                      </w:pPr>
                                      <w:r w:rsidRPr="00516C5A">
                                        <w:rPr>
                                          <w:color w:val="000000" w:themeColor="text1"/>
                                          <w:u w:val="single"/>
                                        </w:rPr>
                                        <w:t>Causal Mask</w:t>
                                      </w:r>
                                      <w:r>
                                        <w:rPr>
                                          <w:color w:val="000000" w:themeColor="text1"/>
                                          <w:u w:val="single"/>
                                        </w:rPr>
                                        <w:t xml:space="preserve"> (reference)</w:t>
                                      </w:r>
                                    </w:p>
                                    <w:p w14:paraId="40957FBE" w14:textId="77777777" w:rsidR="00070123" w:rsidRPr="00D61759" w:rsidRDefault="00070123" w:rsidP="00070123">
                                      <w:pPr>
                                        <w:jc w:val="center"/>
                                        <w:rPr>
                                          <w:color w:val="000000" w:themeColor="text1"/>
                                          <w:sz w:val="16"/>
                                          <w:szCs w:val="16"/>
                                        </w:rPr>
                                      </w:pPr>
                                      <w:r>
                                        <w:rPr>
                                          <w:color w:val="000000" w:themeColor="text1"/>
                                          <w:sz w:val="16"/>
                                          <w:szCs w:val="16"/>
                                        </w:rPr>
                                        <w:t>All positions that position 7 can attend to under the causal mask are coloured 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50524820" name="Straight Connector 16"/>
                              <wps:cNvCnPr/>
                              <wps:spPr>
                                <a:xfrm>
                                  <a:off x="2343207" y="420786"/>
                                  <a:ext cx="0" cy="1149069"/>
                                </a:xfrm>
                                <a:prstGeom prst="line">
                                  <a:avLst/>
                                </a:prstGeom>
                                <a:ln>
                                  <a:solidFill>
                                    <a:srgbClr val="EE0000"/>
                                  </a:solidFill>
                                  <a:prstDash val="dash"/>
                                </a:ln>
                              </wps:spPr>
                              <wps:style>
                                <a:lnRef idx="2">
                                  <a:schemeClr val="accent1"/>
                                </a:lnRef>
                                <a:fillRef idx="0">
                                  <a:schemeClr val="accent1"/>
                                </a:fillRef>
                                <a:effectRef idx="1">
                                  <a:schemeClr val="accent1"/>
                                </a:effectRef>
                                <a:fontRef idx="minor">
                                  <a:schemeClr val="tx1"/>
                                </a:fontRef>
                              </wps:style>
                              <wps:bodyPr/>
                            </wps:wsp>
                          </wpg:grpSp>
                          <wps:wsp>
                            <wps:cNvPr id="2103273725" name="Text Box 18"/>
                            <wps:cNvSpPr txBox="1"/>
                            <wps:spPr>
                              <a:xfrm>
                                <a:off x="2023009" y="1537487"/>
                                <a:ext cx="809204" cy="250988"/>
                              </a:xfrm>
                              <a:prstGeom prst="rect">
                                <a:avLst/>
                              </a:prstGeom>
                              <a:solidFill>
                                <a:srgbClr val="EE0000">
                                  <a:alpha val="0"/>
                                </a:srgbClr>
                              </a:solidFill>
                              <a:ln w="6350">
                                <a:noFill/>
                              </a:ln>
                            </wps:spPr>
                            <wps:txbx>
                              <w:txbxContent>
                                <w:p w14:paraId="425274F7" w14:textId="77777777" w:rsidR="00070123" w:rsidRPr="00D61759" w:rsidRDefault="00070123" w:rsidP="00070123">
                                  <w:pPr>
                                    <w:rPr>
                                      <w:color w:val="EE0000"/>
                                      <w:sz w:val="11"/>
                                      <w:szCs w:val="11"/>
                                    </w:rPr>
                                  </w:pPr>
                                  <w:r w:rsidRPr="00D61759">
                                    <w:rPr>
                                      <w:color w:val="EE0000"/>
                                      <w:sz w:val="11"/>
                                      <w:szCs w:val="11"/>
                                    </w:rPr>
                                    <w:t>context boundary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88659230" name="Text Box 18"/>
                            <wps:cNvSpPr txBox="1"/>
                            <wps:spPr>
                              <a:xfrm>
                                <a:off x="913796" y="1578746"/>
                                <a:ext cx="809204" cy="250988"/>
                              </a:xfrm>
                              <a:prstGeom prst="rect">
                                <a:avLst/>
                              </a:prstGeom>
                              <a:solidFill>
                                <a:srgbClr val="EE0000">
                                  <a:alpha val="0"/>
                                </a:srgbClr>
                              </a:solidFill>
                              <a:ln w="6350">
                                <a:noFill/>
                              </a:ln>
                            </wps:spPr>
                            <wps:txbx>
                              <w:txbxContent>
                                <w:p w14:paraId="705DF282" w14:textId="77777777" w:rsidR="00070123" w:rsidRPr="00D61759" w:rsidRDefault="00070123" w:rsidP="00070123">
                                  <w:pPr>
                                    <w:rPr>
                                      <w:color w:val="000000" w:themeColor="text1"/>
                                      <w:sz w:val="11"/>
                                      <w:szCs w:val="11"/>
                                    </w:rPr>
                                  </w:pPr>
                                  <w:r w:rsidRPr="00D61759">
                                    <w:rPr>
                                      <w:color w:val="000000" w:themeColor="text1"/>
                                      <w:sz w:val="15"/>
                                      <w:szCs w:val="15"/>
                                    </w:rPr>
                                    <w:t>context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33997384" name="Text Box 18"/>
                            <wps:cNvSpPr txBox="1"/>
                            <wps:spPr>
                              <a:xfrm>
                                <a:off x="4045403" y="1548628"/>
                                <a:ext cx="809204" cy="250988"/>
                              </a:xfrm>
                              <a:prstGeom prst="rect">
                                <a:avLst/>
                              </a:prstGeom>
                              <a:solidFill>
                                <a:srgbClr val="EE0000">
                                  <a:alpha val="0"/>
                                </a:srgbClr>
                              </a:solidFill>
                              <a:ln w="6350">
                                <a:noFill/>
                              </a:ln>
                            </wps:spPr>
                            <wps:txbx>
                              <w:txbxContent>
                                <w:p w14:paraId="5F2D49B4" w14:textId="77777777" w:rsidR="00070123" w:rsidRPr="00D61759" w:rsidRDefault="00070123" w:rsidP="00070123">
                                  <w:pPr>
                                    <w:rPr>
                                      <w:color w:val="000000" w:themeColor="text1"/>
                                      <w:sz w:val="11"/>
                                      <w:szCs w:val="11"/>
                                    </w:rPr>
                                  </w:pPr>
                                  <w:r>
                                    <w:rPr>
                                      <w:color w:val="000000" w:themeColor="text1"/>
                                      <w:sz w:val="15"/>
                                      <w:szCs w:val="15"/>
                                    </w:rPr>
                                    <w:t>query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780788819" name="Left Brace 20"/>
                          <wps:cNvSpPr/>
                          <wps:spPr>
                            <a:xfrm rot="16200000">
                              <a:off x="1022448" y="547646"/>
                              <a:ext cx="290830" cy="2335726"/>
                            </a:xfrm>
                            <a:prstGeom prst="leftBrace">
                              <a:avLst>
                                <a:gd name="adj1" fmla="val 8333"/>
                                <a:gd name="adj2" fmla="val 5000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0637879" name="Left Brace 20"/>
                          <wps:cNvSpPr/>
                          <wps:spPr>
                            <a:xfrm rot="16200000">
                              <a:off x="4153749" y="-83851"/>
                              <a:ext cx="290830" cy="3581900"/>
                            </a:xfrm>
                            <a:prstGeom prst="leftBrace">
                              <a:avLst>
                                <a:gd name="adj1" fmla="val 8333"/>
                                <a:gd name="adj2" fmla="val 5000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63834979" name="Group 26"/>
                        <wpg:cNvGrpSpPr/>
                        <wpg:grpSpPr>
                          <a:xfrm>
                            <a:off x="0" y="2103733"/>
                            <a:ext cx="6090114" cy="2071566"/>
                            <a:chOff x="0" y="-196"/>
                            <a:chExt cx="6090114" cy="2071566"/>
                          </a:xfrm>
                        </wpg:grpSpPr>
                        <wpg:grpSp>
                          <wpg:cNvPr id="865626880" name="Group 19"/>
                          <wpg:cNvGrpSpPr/>
                          <wpg:grpSpPr>
                            <a:xfrm>
                              <a:off x="62109" y="-196"/>
                              <a:ext cx="5970905" cy="2071566"/>
                              <a:chOff x="0" y="-243081"/>
                              <a:chExt cx="5971310" cy="2072815"/>
                            </a:xfrm>
                          </wpg:grpSpPr>
                          <wpg:grpSp>
                            <wpg:cNvPr id="1674390309" name="Group 17"/>
                            <wpg:cNvGrpSpPr/>
                            <wpg:grpSpPr>
                              <a:xfrm>
                                <a:off x="0" y="-243081"/>
                                <a:ext cx="5971310" cy="1812936"/>
                                <a:chOff x="0" y="-243081"/>
                                <a:chExt cx="5971310" cy="1812936"/>
                              </a:xfrm>
                            </wpg:grpSpPr>
                            <wpg:grpSp>
                              <wpg:cNvPr id="1688458992" name="Group 15"/>
                              <wpg:cNvGrpSpPr/>
                              <wpg:grpSpPr>
                                <a:xfrm>
                                  <a:off x="0" y="-243081"/>
                                  <a:ext cx="5971310" cy="1602543"/>
                                  <a:chOff x="0" y="-243081"/>
                                  <a:chExt cx="5971310" cy="1602543"/>
                                </a:xfrm>
                              </wpg:grpSpPr>
                              <wpg:grpSp>
                                <wpg:cNvPr id="1819210434" name="Group 13"/>
                                <wpg:cNvGrpSpPr/>
                                <wpg:grpSpPr>
                                  <a:xfrm>
                                    <a:off x="0" y="614995"/>
                                    <a:ext cx="5971310" cy="744467"/>
                                    <a:chOff x="0" y="0"/>
                                    <a:chExt cx="5971310" cy="744467"/>
                                  </a:xfrm>
                                </wpg:grpSpPr>
                                <wps:wsp>
                                  <wps:cNvPr id="831916897" name="Text Box 11"/>
                                  <wps:cNvSpPr txBox="1"/>
                                  <wps:spPr>
                                    <a:xfrm>
                                      <a:off x="0" y="16184"/>
                                      <a:ext cx="347958" cy="728283"/>
                                    </a:xfrm>
                                    <a:prstGeom prst="rect">
                                      <a:avLst/>
                                    </a:prstGeom>
                                    <a:solidFill>
                                      <a:srgbClr val="FFFF00">
                                        <a:alpha val="45000"/>
                                      </a:srgbClr>
                                    </a:solidFill>
                                    <a:ln w="6350">
                                      <a:solidFill>
                                        <a:prstClr val="black"/>
                                      </a:solidFill>
                                    </a:ln>
                                  </wps:spPr>
                                  <wps:txbx>
                                    <w:txbxContent>
                                      <w:p w14:paraId="67716E8E" w14:textId="77777777" w:rsidR="00070123" w:rsidRPr="00516C5A" w:rsidRDefault="00070123" w:rsidP="00070123">
                                        <w:pPr>
                                          <w:jc w:val="center"/>
                                          <w:rPr>
                                            <w:sz w:val="21"/>
                                            <w:szCs w:val="21"/>
                                          </w:rPr>
                                        </w:pPr>
                                        <w:r w:rsidRPr="00516C5A">
                                          <w:rPr>
                                            <w:sz w:val="21"/>
                                            <w:szCs w:val="21"/>
                                          </w:rPr>
                                          <w:t>position 1</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wps:wsp>
                                  <wps:cNvPr id="988698593" name="Straight Connector 12"/>
                                  <wps:cNvCnPr/>
                                  <wps:spPr>
                                    <a:xfrm>
                                      <a:off x="347958" y="336381"/>
                                      <a:ext cx="275590"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1984191168" name="Text Box 11"/>
                                  <wps:cNvSpPr txBox="1"/>
                                  <wps:spPr>
                                    <a:xfrm>
                                      <a:off x="639271" y="16184"/>
                                      <a:ext cx="347345" cy="727710"/>
                                    </a:xfrm>
                                    <a:prstGeom prst="rect">
                                      <a:avLst/>
                                    </a:prstGeom>
                                    <a:solidFill>
                                      <a:srgbClr val="FFFF00">
                                        <a:alpha val="42000"/>
                                      </a:srgbClr>
                                    </a:solidFill>
                                    <a:ln w="6350">
                                      <a:solidFill>
                                        <a:prstClr val="black"/>
                                      </a:solidFill>
                                    </a:ln>
                                  </wps:spPr>
                                  <wps:txbx>
                                    <w:txbxContent>
                                      <w:p w14:paraId="05AB3A92" w14:textId="77777777" w:rsidR="00070123" w:rsidRPr="00516C5A" w:rsidRDefault="00070123" w:rsidP="00070123">
                                        <w:pPr>
                                          <w:jc w:val="center"/>
                                          <w:rPr>
                                            <w:sz w:val="21"/>
                                            <w:szCs w:val="21"/>
                                          </w:rPr>
                                        </w:pPr>
                                        <w:r w:rsidRPr="00516C5A">
                                          <w:rPr>
                                            <w:sz w:val="21"/>
                                            <w:szCs w:val="21"/>
                                          </w:rPr>
                                          <w:t xml:space="preserve">position </w:t>
                                        </w:r>
                                        <w:r>
                                          <w:rPr>
                                            <w:sz w:val="21"/>
                                            <w:szCs w:val="21"/>
                                          </w:rPr>
                                          <w:t>2</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wps:wsp>
                                  <wps:cNvPr id="1512726569" name="Straight Connector 12"/>
                                  <wps:cNvCnPr/>
                                  <wps:spPr>
                                    <a:xfrm>
                                      <a:off x="979136" y="336381"/>
                                      <a:ext cx="275590"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1580520986" name="Text Box 11"/>
                                  <wps:cNvSpPr txBox="1"/>
                                  <wps:spPr>
                                    <a:xfrm>
                                      <a:off x="1246174" y="16184"/>
                                      <a:ext cx="347345" cy="727710"/>
                                    </a:xfrm>
                                    <a:prstGeom prst="rect">
                                      <a:avLst/>
                                    </a:prstGeom>
                                    <a:solidFill>
                                      <a:srgbClr val="FFFF00">
                                        <a:alpha val="45436"/>
                                      </a:srgbClr>
                                    </a:solidFill>
                                    <a:ln w="6350">
                                      <a:solidFill>
                                        <a:prstClr val="black"/>
                                      </a:solidFill>
                                    </a:ln>
                                  </wps:spPr>
                                  <wps:txbx>
                                    <w:txbxContent>
                                      <w:p w14:paraId="14F2A59E" w14:textId="77777777" w:rsidR="00070123" w:rsidRPr="00516C5A" w:rsidRDefault="00070123" w:rsidP="00070123">
                                        <w:pPr>
                                          <w:jc w:val="center"/>
                                          <w:rPr>
                                            <w:sz w:val="21"/>
                                            <w:szCs w:val="21"/>
                                          </w:rPr>
                                        </w:pPr>
                                        <w:r w:rsidRPr="00516C5A">
                                          <w:rPr>
                                            <w:sz w:val="21"/>
                                            <w:szCs w:val="21"/>
                                          </w:rPr>
                                          <w:t xml:space="preserve">position </w:t>
                                        </w:r>
                                        <w:r>
                                          <w:rPr>
                                            <w:sz w:val="21"/>
                                            <w:szCs w:val="21"/>
                                          </w:rPr>
                                          <w:t>3</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wps:wsp>
                                  <wps:cNvPr id="609664541" name="Text Box 11"/>
                                  <wps:cNvSpPr txBox="1"/>
                                  <wps:spPr>
                                    <a:xfrm>
                                      <a:off x="1877352" y="8092"/>
                                      <a:ext cx="347345" cy="727710"/>
                                    </a:xfrm>
                                    <a:prstGeom prst="rect">
                                      <a:avLst/>
                                    </a:prstGeom>
                                    <a:solidFill>
                                      <a:srgbClr val="FFFF00">
                                        <a:alpha val="44000"/>
                                      </a:srgbClr>
                                    </a:solidFill>
                                    <a:ln w="6350">
                                      <a:solidFill>
                                        <a:prstClr val="black"/>
                                      </a:solidFill>
                                    </a:ln>
                                  </wps:spPr>
                                  <wps:txbx>
                                    <w:txbxContent>
                                      <w:p w14:paraId="3BC8692D" w14:textId="77777777" w:rsidR="00070123" w:rsidRPr="00516C5A" w:rsidRDefault="00070123" w:rsidP="00070123">
                                        <w:pPr>
                                          <w:jc w:val="center"/>
                                          <w:rPr>
                                            <w:sz w:val="21"/>
                                            <w:szCs w:val="21"/>
                                          </w:rPr>
                                        </w:pPr>
                                        <w:r w:rsidRPr="00516C5A">
                                          <w:rPr>
                                            <w:sz w:val="21"/>
                                            <w:szCs w:val="21"/>
                                          </w:rPr>
                                          <w:t xml:space="preserve">position </w:t>
                                        </w:r>
                                        <w:r>
                                          <w:rPr>
                                            <w:sz w:val="21"/>
                                            <w:szCs w:val="21"/>
                                          </w:rPr>
                                          <w:t>4</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wps:wsp>
                                  <wps:cNvPr id="1003803654" name="Straight Connector 12"/>
                                  <wps:cNvCnPr/>
                                  <wps:spPr>
                                    <a:xfrm>
                                      <a:off x="2225310" y="336381"/>
                                      <a:ext cx="275590"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1016442533" name="Straight Connector 12"/>
                                  <wps:cNvCnPr/>
                                  <wps:spPr>
                                    <a:xfrm>
                                      <a:off x="1594131" y="352565"/>
                                      <a:ext cx="275590"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1468288012" name="Text Box 11"/>
                                  <wps:cNvSpPr txBox="1"/>
                                  <wps:spPr>
                                    <a:xfrm>
                                      <a:off x="2484255" y="8092"/>
                                      <a:ext cx="347958" cy="728283"/>
                                    </a:xfrm>
                                    <a:prstGeom prst="rect">
                                      <a:avLst/>
                                    </a:prstGeom>
                                    <a:solidFill>
                                      <a:schemeClr val="bg1">
                                        <a:alpha val="47000"/>
                                      </a:schemeClr>
                                    </a:solidFill>
                                    <a:ln w="6350">
                                      <a:solidFill>
                                        <a:prstClr val="black"/>
                                      </a:solidFill>
                                    </a:ln>
                                  </wps:spPr>
                                  <wps:txbx>
                                    <w:txbxContent>
                                      <w:p w14:paraId="1277C7D4" w14:textId="77777777" w:rsidR="00070123" w:rsidRPr="00516C5A" w:rsidRDefault="00070123" w:rsidP="00070123">
                                        <w:pPr>
                                          <w:jc w:val="center"/>
                                          <w:rPr>
                                            <w:sz w:val="21"/>
                                            <w:szCs w:val="21"/>
                                          </w:rPr>
                                        </w:pPr>
                                        <w:r w:rsidRPr="00516C5A">
                                          <w:rPr>
                                            <w:sz w:val="21"/>
                                            <w:szCs w:val="21"/>
                                          </w:rPr>
                                          <w:t xml:space="preserve">position </w:t>
                                        </w:r>
                                        <w:r>
                                          <w:rPr>
                                            <w:sz w:val="21"/>
                                            <w:szCs w:val="21"/>
                                          </w:rPr>
                                          <w:t>5</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wps:wsp>
                                  <wps:cNvPr id="1246828104" name="Straight Connector 12"/>
                                  <wps:cNvCnPr/>
                                  <wps:spPr>
                                    <a:xfrm>
                                      <a:off x="2832212" y="328289"/>
                                      <a:ext cx="275590"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1950888407" name="Text Box 11"/>
                                  <wps:cNvSpPr txBox="1"/>
                                  <wps:spPr>
                                    <a:xfrm>
                                      <a:off x="3115434" y="0"/>
                                      <a:ext cx="347345" cy="727710"/>
                                    </a:xfrm>
                                    <a:prstGeom prst="rect">
                                      <a:avLst/>
                                    </a:prstGeom>
                                    <a:solidFill>
                                      <a:schemeClr val="bg1">
                                        <a:alpha val="52000"/>
                                      </a:schemeClr>
                                    </a:solidFill>
                                    <a:ln w="6350">
                                      <a:solidFill>
                                        <a:prstClr val="black"/>
                                      </a:solidFill>
                                    </a:ln>
                                  </wps:spPr>
                                  <wps:txbx>
                                    <w:txbxContent>
                                      <w:p w14:paraId="1839D9BF" w14:textId="77777777" w:rsidR="00070123" w:rsidRPr="00516C5A" w:rsidRDefault="00070123" w:rsidP="00070123">
                                        <w:pPr>
                                          <w:jc w:val="center"/>
                                          <w:rPr>
                                            <w:sz w:val="21"/>
                                            <w:szCs w:val="21"/>
                                          </w:rPr>
                                        </w:pPr>
                                        <w:r w:rsidRPr="00516C5A">
                                          <w:rPr>
                                            <w:sz w:val="21"/>
                                            <w:szCs w:val="21"/>
                                          </w:rPr>
                                          <w:t xml:space="preserve">position </w:t>
                                        </w:r>
                                        <w:r>
                                          <w:rPr>
                                            <w:sz w:val="21"/>
                                            <w:szCs w:val="21"/>
                                          </w:rPr>
                                          <w:t>6</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wps:wsp>
                                  <wps:cNvPr id="1421206550" name="Straight Connector 12"/>
                                  <wps:cNvCnPr/>
                                  <wps:spPr>
                                    <a:xfrm>
                                      <a:off x="3463391" y="328289"/>
                                      <a:ext cx="275590"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1195660549" name="Text Box 11"/>
                                  <wps:cNvSpPr txBox="1"/>
                                  <wps:spPr>
                                    <a:xfrm>
                                      <a:off x="3722336" y="0"/>
                                      <a:ext cx="347345" cy="727710"/>
                                    </a:xfrm>
                                    <a:prstGeom prst="rect">
                                      <a:avLst/>
                                    </a:prstGeom>
                                    <a:solidFill>
                                      <a:srgbClr val="FFFF00">
                                        <a:alpha val="58283"/>
                                      </a:srgbClr>
                                    </a:solidFill>
                                    <a:ln w="6350">
                                      <a:solidFill>
                                        <a:prstClr val="black"/>
                                      </a:solidFill>
                                    </a:ln>
                                  </wps:spPr>
                                  <wps:txbx>
                                    <w:txbxContent>
                                      <w:p w14:paraId="7E634408" w14:textId="77777777" w:rsidR="00070123" w:rsidRPr="00516C5A" w:rsidRDefault="00070123" w:rsidP="00070123">
                                        <w:pPr>
                                          <w:jc w:val="center"/>
                                          <w:rPr>
                                            <w:sz w:val="21"/>
                                            <w:szCs w:val="21"/>
                                          </w:rPr>
                                        </w:pPr>
                                        <w:r w:rsidRPr="00516C5A">
                                          <w:rPr>
                                            <w:sz w:val="21"/>
                                            <w:szCs w:val="21"/>
                                          </w:rPr>
                                          <w:t xml:space="preserve">position </w:t>
                                        </w:r>
                                        <w:r>
                                          <w:rPr>
                                            <w:sz w:val="21"/>
                                            <w:szCs w:val="21"/>
                                          </w:rPr>
                                          <w:t>7</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wps:wsp>
                                  <wps:cNvPr id="410109632" name="Text Box 11"/>
                                  <wps:cNvSpPr txBox="1"/>
                                  <wps:spPr>
                                    <a:xfrm>
                                      <a:off x="4361607" y="0"/>
                                      <a:ext cx="347345" cy="727710"/>
                                    </a:xfrm>
                                    <a:prstGeom prst="rect">
                                      <a:avLst/>
                                    </a:prstGeom>
                                    <a:solidFill>
                                      <a:schemeClr val="lt1"/>
                                    </a:solidFill>
                                    <a:ln w="6350">
                                      <a:solidFill>
                                        <a:prstClr val="black"/>
                                      </a:solidFill>
                                    </a:ln>
                                  </wps:spPr>
                                  <wps:txbx>
                                    <w:txbxContent>
                                      <w:p w14:paraId="4135EA55" w14:textId="77777777" w:rsidR="00070123" w:rsidRPr="00516C5A" w:rsidRDefault="00070123" w:rsidP="00070123">
                                        <w:pPr>
                                          <w:jc w:val="center"/>
                                          <w:rPr>
                                            <w:sz w:val="21"/>
                                            <w:szCs w:val="21"/>
                                          </w:rPr>
                                        </w:pPr>
                                        <w:r w:rsidRPr="00516C5A">
                                          <w:rPr>
                                            <w:sz w:val="21"/>
                                            <w:szCs w:val="21"/>
                                          </w:rPr>
                                          <w:t xml:space="preserve">position </w:t>
                                        </w:r>
                                        <w:r>
                                          <w:rPr>
                                            <w:sz w:val="21"/>
                                            <w:szCs w:val="21"/>
                                          </w:rPr>
                                          <w:t>8</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wps:wsp>
                                  <wps:cNvPr id="1506513786" name="Straight Connector 12"/>
                                  <wps:cNvCnPr/>
                                  <wps:spPr>
                                    <a:xfrm>
                                      <a:off x="4709565" y="320197"/>
                                      <a:ext cx="275590"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1643846044" name="Straight Connector 12"/>
                                  <wps:cNvCnPr/>
                                  <wps:spPr>
                                    <a:xfrm>
                                      <a:off x="4078386" y="336381"/>
                                      <a:ext cx="275590"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1745263527" name="Text Box 11"/>
                                  <wps:cNvSpPr txBox="1"/>
                                  <wps:spPr>
                                    <a:xfrm>
                                      <a:off x="4984694" y="8092"/>
                                      <a:ext cx="347345" cy="727710"/>
                                    </a:xfrm>
                                    <a:prstGeom prst="rect">
                                      <a:avLst/>
                                    </a:prstGeom>
                                    <a:solidFill>
                                      <a:schemeClr val="lt1"/>
                                    </a:solidFill>
                                    <a:ln w="6350">
                                      <a:solidFill>
                                        <a:prstClr val="black"/>
                                      </a:solidFill>
                                    </a:ln>
                                  </wps:spPr>
                                  <wps:txbx>
                                    <w:txbxContent>
                                      <w:p w14:paraId="4C6B8948" w14:textId="77777777" w:rsidR="00070123" w:rsidRPr="00516C5A" w:rsidRDefault="00070123" w:rsidP="00070123">
                                        <w:pPr>
                                          <w:jc w:val="center"/>
                                          <w:rPr>
                                            <w:sz w:val="21"/>
                                            <w:szCs w:val="21"/>
                                          </w:rPr>
                                        </w:pPr>
                                        <w:r w:rsidRPr="00516C5A">
                                          <w:rPr>
                                            <w:sz w:val="21"/>
                                            <w:szCs w:val="21"/>
                                          </w:rPr>
                                          <w:t>position</w:t>
                                        </w:r>
                                        <w:r>
                                          <w:rPr>
                                            <w:sz w:val="21"/>
                                            <w:szCs w:val="21"/>
                                          </w:rPr>
                                          <w:t xml:space="preserve"> 9</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wps:wsp>
                                  <wps:cNvPr id="1943998867" name="Text Box 11"/>
                                  <wps:cNvSpPr txBox="1"/>
                                  <wps:spPr>
                                    <a:xfrm>
                                      <a:off x="5623965" y="8092"/>
                                      <a:ext cx="347345" cy="727710"/>
                                    </a:xfrm>
                                    <a:prstGeom prst="rect">
                                      <a:avLst/>
                                    </a:prstGeom>
                                    <a:solidFill>
                                      <a:schemeClr val="lt1"/>
                                    </a:solidFill>
                                    <a:ln w="6350">
                                      <a:solidFill>
                                        <a:prstClr val="black"/>
                                      </a:solidFill>
                                    </a:ln>
                                  </wps:spPr>
                                  <wps:txbx>
                                    <w:txbxContent>
                                      <w:p w14:paraId="547E7728" w14:textId="77777777" w:rsidR="00070123" w:rsidRPr="00516C5A" w:rsidRDefault="00070123" w:rsidP="00070123">
                                        <w:pPr>
                                          <w:jc w:val="center"/>
                                          <w:rPr>
                                            <w:sz w:val="21"/>
                                            <w:szCs w:val="21"/>
                                          </w:rPr>
                                        </w:pPr>
                                        <w:r w:rsidRPr="00516C5A">
                                          <w:rPr>
                                            <w:sz w:val="21"/>
                                            <w:szCs w:val="21"/>
                                          </w:rPr>
                                          <w:t xml:space="preserve">position </w:t>
                                        </w:r>
                                        <w:r>
                                          <w:rPr>
                                            <w:sz w:val="21"/>
                                            <w:szCs w:val="21"/>
                                          </w:rPr>
                                          <w:t>10</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wps:wsp>
                                  <wps:cNvPr id="904665513" name="Straight Connector 12"/>
                                  <wps:cNvCnPr/>
                                  <wps:spPr>
                                    <a:xfrm>
                                      <a:off x="5340743" y="344473"/>
                                      <a:ext cx="275590"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wpg:grpSp>
                              <wps:wsp>
                                <wps:cNvPr id="1356474130" name="Text Box 14"/>
                                <wps:cNvSpPr txBox="1"/>
                                <wps:spPr>
                                  <a:xfrm>
                                    <a:off x="1173223" y="-243081"/>
                                    <a:ext cx="3625207" cy="560531"/>
                                  </a:xfrm>
                                  <a:prstGeom prst="rect">
                                    <a:avLst/>
                                  </a:prstGeom>
                                  <a:solidFill>
                                    <a:schemeClr val="lt1"/>
                                  </a:solidFill>
                                  <a:ln w="6350">
                                    <a:noFill/>
                                  </a:ln>
                                </wps:spPr>
                                <wps:txbx>
                                  <w:txbxContent>
                                    <w:p w14:paraId="12AE17DE" w14:textId="77777777" w:rsidR="00070123" w:rsidRDefault="00070123" w:rsidP="00070123">
                                      <w:pPr>
                                        <w:jc w:val="center"/>
                                        <w:rPr>
                                          <w:color w:val="000000" w:themeColor="text1"/>
                                          <w:u w:val="single"/>
                                        </w:rPr>
                                      </w:pPr>
                                      <w:r>
                                        <w:rPr>
                                          <w:color w:val="000000" w:themeColor="text1"/>
                                          <w:u w:val="single"/>
                                        </w:rPr>
                                        <w:t>Context/Query</w:t>
                                      </w:r>
                                      <w:r w:rsidRPr="00516C5A">
                                        <w:rPr>
                                          <w:color w:val="000000" w:themeColor="text1"/>
                                          <w:u w:val="single"/>
                                        </w:rPr>
                                        <w:t xml:space="preserve"> Mask</w:t>
                                      </w:r>
                                    </w:p>
                                    <w:p w14:paraId="3BD66D6D" w14:textId="77777777" w:rsidR="00070123" w:rsidRPr="00D61759" w:rsidRDefault="00070123" w:rsidP="00070123">
                                      <w:pPr>
                                        <w:jc w:val="center"/>
                                        <w:rPr>
                                          <w:color w:val="000000" w:themeColor="text1"/>
                                          <w:sz w:val="16"/>
                                          <w:szCs w:val="16"/>
                                        </w:rPr>
                                      </w:pPr>
                                      <w:r>
                                        <w:rPr>
                                          <w:color w:val="000000" w:themeColor="text1"/>
                                          <w:sz w:val="16"/>
                                          <w:szCs w:val="16"/>
                                        </w:rPr>
                                        <w:t>All positions that position 7 can attend to under the context/query mask are coloured yellow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504392205" name="Straight Connector 16"/>
                              <wps:cNvCnPr/>
                              <wps:spPr>
                                <a:xfrm>
                                  <a:off x="2343207" y="420786"/>
                                  <a:ext cx="0" cy="1149069"/>
                                </a:xfrm>
                                <a:prstGeom prst="line">
                                  <a:avLst/>
                                </a:prstGeom>
                                <a:ln>
                                  <a:solidFill>
                                    <a:srgbClr val="EE0000"/>
                                  </a:solidFill>
                                  <a:prstDash val="dash"/>
                                </a:ln>
                              </wps:spPr>
                              <wps:style>
                                <a:lnRef idx="2">
                                  <a:schemeClr val="accent1"/>
                                </a:lnRef>
                                <a:fillRef idx="0">
                                  <a:schemeClr val="accent1"/>
                                </a:fillRef>
                                <a:effectRef idx="1">
                                  <a:schemeClr val="accent1"/>
                                </a:effectRef>
                                <a:fontRef idx="minor">
                                  <a:schemeClr val="tx1"/>
                                </a:fontRef>
                              </wps:style>
                              <wps:bodyPr/>
                            </wps:wsp>
                          </wpg:grpSp>
                          <wps:wsp>
                            <wps:cNvPr id="989244449" name="Text Box 18"/>
                            <wps:cNvSpPr txBox="1"/>
                            <wps:spPr>
                              <a:xfrm>
                                <a:off x="2023009" y="1537487"/>
                                <a:ext cx="809204" cy="250988"/>
                              </a:xfrm>
                              <a:prstGeom prst="rect">
                                <a:avLst/>
                              </a:prstGeom>
                              <a:solidFill>
                                <a:srgbClr val="EE0000">
                                  <a:alpha val="0"/>
                                </a:srgbClr>
                              </a:solidFill>
                              <a:ln w="6350">
                                <a:noFill/>
                              </a:ln>
                            </wps:spPr>
                            <wps:txbx>
                              <w:txbxContent>
                                <w:p w14:paraId="2C30B6E8" w14:textId="77777777" w:rsidR="00070123" w:rsidRPr="00D61759" w:rsidRDefault="00070123" w:rsidP="00070123">
                                  <w:pPr>
                                    <w:rPr>
                                      <w:color w:val="EE0000"/>
                                      <w:sz w:val="11"/>
                                      <w:szCs w:val="11"/>
                                    </w:rPr>
                                  </w:pPr>
                                  <w:r w:rsidRPr="00D61759">
                                    <w:rPr>
                                      <w:color w:val="EE0000"/>
                                      <w:sz w:val="11"/>
                                      <w:szCs w:val="11"/>
                                    </w:rPr>
                                    <w:t>context boundary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22944704" name="Text Box 18"/>
                            <wps:cNvSpPr txBox="1"/>
                            <wps:spPr>
                              <a:xfrm>
                                <a:off x="913796" y="1578746"/>
                                <a:ext cx="809204" cy="250988"/>
                              </a:xfrm>
                              <a:prstGeom prst="rect">
                                <a:avLst/>
                              </a:prstGeom>
                              <a:solidFill>
                                <a:srgbClr val="EE0000">
                                  <a:alpha val="0"/>
                                </a:srgbClr>
                              </a:solidFill>
                              <a:ln w="6350">
                                <a:noFill/>
                              </a:ln>
                            </wps:spPr>
                            <wps:txbx>
                              <w:txbxContent>
                                <w:p w14:paraId="63E5A09F" w14:textId="77777777" w:rsidR="00070123" w:rsidRPr="00D61759" w:rsidRDefault="00070123" w:rsidP="00070123">
                                  <w:pPr>
                                    <w:rPr>
                                      <w:color w:val="000000" w:themeColor="text1"/>
                                      <w:sz w:val="11"/>
                                      <w:szCs w:val="11"/>
                                    </w:rPr>
                                  </w:pPr>
                                  <w:r w:rsidRPr="00D61759">
                                    <w:rPr>
                                      <w:color w:val="000000" w:themeColor="text1"/>
                                      <w:sz w:val="15"/>
                                      <w:szCs w:val="15"/>
                                    </w:rPr>
                                    <w:t>context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4987342" name="Text Box 18"/>
                            <wps:cNvSpPr txBox="1"/>
                            <wps:spPr>
                              <a:xfrm>
                                <a:off x="4045403" y="1548628"/>
                                <a:ext cx="809204" cy="250988"/>
                              </a:xfrm>
                              <a:prstGeom prst="rect">
                                <a:avLst/>
                              </a:prstGeom>
                              <a:solidFill>
                                <a:srgbClr val="EE0000">
                                  <a:alpha val="0"/>
                                </a:srgbClr>
                              </a:solidFill>
                              <a:ln w="6350">
                                <a:noFill/>
                              </a:ln>
                            </wps:spPr>
                            <wps:txbx>
                              <w:txbxContent>
                                <w:p w14:paraId="7B4FD265" w14:textId="77777777" w:rsidR="00070123" w:rsidRPr="00D61759" w:rsidRDefault="00070123" w:rsidP="00070123">
                                  <w:pPr>
                                    <w:rPr>
                                      <w:color w:val="000000" w:themeColor="text1"/>
                                      <w:sz w:val="11"/>
                                      <w:szCs w:val="11"/>
                                    </w:rPr>
                                  </w:pPr>
                                  <w:r>
                                    <w:rPr>
                                      <w:color w:val="000000" w:themeColor="text1"/>
                                      <w:sz w:val="15"/>
                                      <w:szCs w:val="15"/>
                                    </w:rPr>
                                    <w:t>query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509601323" name="Left Brace 20"/>
                          <wps:cNvSpPr/>
                          <wps:spPr>
                            <a:xfrm rot="16200000">
                              <a:off x="1022448" y="547646"/>
                              <a:ext cx="290830" cy="2335726"/>
                            </a:xfrm>
                            <a:prstGeom prst="leftBrace">
                              <a:avLst>
                                <a:gd name="adj1" fmla="val 8333"/>
                                <a:gd name="adj2" fmla="val 5000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1259355" name="Left Brace 20"/>
                          <wps:cNvSpPr/>
                          <wps:spPr>
                            <a:xfrm rot="16200000">
                              <a:off x="4153749" y="-83851"/>
                              <a:ext cx="290830" cy="3581900"/>
                            </a:xfrm>
                            <a:prstGeom prst="leftBrace">
                              <a:avLst>
                                <a:gd name="adj1" fmla="val 8333"/>
                                <a:gd name="adj2" fmla="val 5000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inline>
            </w:drawing>
          </mc:Choice>
          <mc:Fallback>
            <w:pict>
              <v:group w14:anchorId="6B0FB038" id="Group 27" o:spid="_x0000_s1039" style="width:481.45pt;height:244.65pt;mso-position-horizontal-relative:char;mso-position-vertical-relative:line" coordsize="61143,4175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">
                <v:group id="Group 26" o:spid="_x0000_s1040" style="position:absolute;left:242;width:60901;height:20713" coordsize="60901,207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">
                  <v:group id="Group 19" o:spid="_x0000_s1041" style="position:absolute;left:621;width:59709;height:20713" coordorigin=",-2428" coordsize="59713,207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">
                    <v:group id="Group 17" o:spid="_x0000_s1042" style="position:absolute;top:-2428;width:59713;height:18126" coordorigin=",-2428" coordsize="59713,181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">
                      <v:group id="Group 15" o:spid="_x0000_s1043" style="position:absolute;top:-2428;width:59713;height:16022" coordorigin=",-2428" coordsize="59713,1602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">
                        <v:group id="Group 13" o:spid="_x0000_s1044" style="position:absolute;top:6149;width:59713;height:7445" coordsize="59713,74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">
                          <v:shape id="Text Box 11" o:spid="_x0000_s1045" type="#_x0000_t202" style="position:absolute;top:161;width:3479;height:72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" fillcolor="#e00" strokeweight=".5pt">
                            <v:fill opacity="29555f"/>
                            <v:textbox style="layout-flow:vertical;mso-layout-flow-alt:bottom-to-top">
                              <w:txbxContent>
                                <w:p w14:paraId="32973CDF" w14:textId="77777777" w:rsidR="00070123" w:rsidRPr="00516C5A" w:rsidRDefault="00070123" w:rsidP="00070123">
                                  <w:pPr>
                                    <w:jc w:val="center"/>
                                    <w:rPr>
                                      <w:sz w:val="21"/>
                                      <w:szCs w:val="21"/>
                                    </w:rPr>
                                  </w:pPr>
                                  <w:r w:rsidRPr="00516C5A">
                                    <w:rPr>
                                      <w:sz w:val="21"/>
                                      <w:szCs w:val="21"/>
                                    </w:rPr>
                                    <w:t>position 1</w:t>
                                  </w:r>
                                </w:p>
                              </w:txbxContent>
                            </v:textbox>
                          </v:shape>
                          <v:line id="Straight Connector 12" o:spid="_x0000_s1046" style="position:absolute;visibility:visible;mso-wrap-style:square" from="3479,3363" to="6235,336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" strokecolor="black [3213]" strokeweight="1.5pt">
                            <v:stroke joinstyle="miter"/>
                          </v:line>
                          <v:shape id="Text Box 11" o:spid="_x0000_s1047" type="#_x0000_t202" style="position:absolute;left:6392;top:161;width:3474;height:72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" fillcolor="#e00" strokeweight=".5pt">
                            <v:fill opacity="27499f"/>
                            <v:textbox style="layout-flow:vertical;mso-layout-flow-alt:bottom-to-top">
                              <w:txbxContent>
                                <w:p w14:paraId="6F06F5A6" w14:textId="77777777" w:rsidR="00070123" w:rsidRPr="00516C5A" w:rsidRDefault="00070123" w:rsidP="00070123">
                                  <w:pPr>
                                    <w:jc w:val="center"/>
                                    <w:rPr>
                                      <w:sz w:val="21"/>
                                      <w:szCs w:val="21"/>
                                    </w:rPr>
                                  </w:pPr>
                                  <w:r w:rsidRPr="00516C5A">
                                    <w:rPr>
                                      <w:sz w:val="21"/>
                                      <w:szCs w:val="21"/>
                                    </w:rPr>
                                    <w:t xml:space="preserve">position </w:t>
                                  </w:r>
                                  <w:r>
                                    <w:rPr>
                                      <w:sz w:val="21"/>
                                      <w:szCs w:val="21"/>
                                    </w:rPr>
                                    <w:t>2</w:t>
                                  </w:r>
                                </w:p>
                              </w:txbxContent>
                            </v:textbox>
                          </v:shape>
                          <v:line id="Straight Connector 12" o:spid="_x0000_s1048" style="position:absolute;visibility:visible;mso-wrap-style:square" from="9791,3363" to="12547,336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" strokecolor="black [3213]" strokeweight="1.5pt">
                            <v:stroke joinstyle="miter"/>
                          </v:line>
                          <v:shape id="Text Box 11" o:spid="_x0000_s1049" type="#_x0000_t202" style="position:absolute;left:12461;top:161;width:3474;height:72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" fillcolor="#e00" strokeweight=".5pt">
                            <v:fill opacity="29812f"/>
                            <v:textbox style="layout-flow:vertical;mso-layout-flow-alt:bottom-to-top">
                              <w:txbxContent>
                                <w:p w14:paraId="790ADBCF" w14:textId="77777777" w:rsidR="00070123" w:rsidRPr="00516C5A" w:rsidRDefault="00070123" w:rsidP="00070123">
                                  <w:pPr>
                                    <w:jc w:val="center"/>
                                    <w:rPr>
                                      <w:sz w:val="21"/>
                                      <w:szCs w:val="21"/>
                                    </w:rPr>
                                  </w:pPr>
                                  <w:r w:rsidRPr="00516C5A">
                                    <w:rPr>
                                      <w:sz w:val="21"/>
                                      <w:szCs w:val="21"/>
                                    </w:rPr>
                                    <w:t xml:space="preserve">position </w:t>
                                  </w:r>
                                  <w:r>
                                    <w:rPr>
                                      <w:sz w:val="21"/>
                                      <w:szCs w:val="21"/>
                                    </w:rPr>
                                    <w:t>3</w:t>
                                  </w:r>
                                </w:p>
                              </w:txbxContent>
                            </v:textbox>
                          </v:shape>
                          <v:shape id="Text Box 11" o:spid="_x0000_s1050" type="#_x0000_t202" style="position:absolute;left:18773;top:80;width:3473;height:72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" fillcolor="#e00" strokeweight=".5pt">
                            <v:fill opacity="28784f"/>
                            <v:textbox style="layout-flow:vertical;mso-layout-flow-alt:bottom-to-top">
                              <w:txbxContent>
                                <w:p w14:paraId="309F93CE" w14:textId="77777777" w:rsidR="00070123" w:rsidRPr="00516C5A" w:rsidRDefault="00070123" w:rsidP="00070123">
                                  <w:pPr>
                                    <w:jc w:val="center"/>
                                    <w:rPr>
                                      <w:sz w:val="21"/>
                                      <w:szCs w:val="21"/>
                                    </w:rPr>
                                  </w:pPr>
                                  <w:r w:rsidRPr="00516C5A">
                                    <w:rPr>
                                      <w:sz w:val="21"/>
                                      <w:szCs w:val="21"/>
                                    </w:rPr>
                                    <w:t xml:space="preserve">position </w:t>
                                  </w:r>
                                  <w:r>
                                    <w:rPr>
                                      <w:sz w:val="21"/>
                                      <w:szCs w:val="21"/>
                                    </w:rPr>
                                    <w:t>4</w:t>
                                  </w:r>
                                </w:p>
                              </w:txbxContent>
                            </v:textbox>
                          </v:shape>
                          <v:line id="Straight Connector 12" o:spid="_x0000_s1051" style="position:absolute;visibility:visible;mso-wrap-style:square" from="22253,3363" to="25009,336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" strokecolor="black [3213]" strokeweight="1.5pt">
                            <v:stroke joinstyle="miter"/>
                          </v:line>
                          <v:line id="Straight Connector 12" o:spid="_x0000_s1052" style="position:absolute;visibility:visible;mso-wrap-style:square" from="15941,3525" to="18697,35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" strokecolor="black [3213]" strokeweight="1.5pt">
                            <v:stroke joinstyle="miter"/>
                          </v:line>
                          <v:shape id="Text Box 11" o:spid="_x0000_s1053" type="#_x0000_t202" style="position:absolute;left:24842;top:80;width:3480;height:72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" fillcolor="#e00" strokeweight=".5pt">
                            <v:fill opacity="30840f"/>
                            <v:textbox style="layout-flow:vertical;mso-layout-flow-alt:bottom-to-top">
                              <w:txbxContent>
                                <w:p w14:paraId="74F60632" w14:textId="77777777" w:rsidR="00070123" w:rsidRPr="00516C5A" w:rsidRDefault="00070123" w:rsidP="00070123">
                                  <w:pPr>
                                    <w:jc w:val="center"/>
                                    <w:rPr>
                                      <w:sz w:val="21"/>
                                      <w:szCs w:val="21"/>
                                    </w:rPr>
                                  </w:pPr>
                                  <w:r w:rsidRPr="00516C5A">
                                    <w:rPr>
                                      <w:sz w:val="21"/>
                                      <w:szCs w:val="21"/>
                                    </w:rPr>
                                    <w:t xml:space="preserve">position </w:t>
                                  </w:r>
                                  <w:r>
                                    <w:rPr>
                                      <w:sz w:val="21"/>
                                      <w:szCs w:val="21"/>
                                    </w:rPr>
                                    <w:t>5</w:t>
                                  </w:r>
                                </w:p>
                              </w:txbxContent>
                            </v:textbox>
                          </v:shape>
                          <v:line id="Straight Connector 12" o:spid="_x0000_s1054" style="position:absolute;visibility:visible;mso-wrap-style:square" from="28322,3282" to="31078,328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" strokecolor="black [3213]" strokeweight="1.5pt">
                            <v:stroke joinstyle="miter"/>
                          </v:line>
                          <v:shape id="Text Box 11" o:spid="_x0000_s1055" type="#_x0000_t202" style="position:absolute;left:31154;width:3473;height:72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" fillcolor="#e00" strokeweight=".5pt">
                            <v:fill opacity="34181f"/>
                            <v:textbox style="layout-flow:vertical;mso-layout-flow-alt:bottom-to-top">
                              <w:txbxContent>
                                <w:p w14:paraId="1D58AD7E" w14:textId="77777777" w:rsidR="00070123" w:rsidRPr="00516C5A" w:rsidRDefault="00070123" w:rsidP="00070123">
                                  <w:pPr>
                                    <w:jc w:val="center"/>
                                    <w:rPr>
                                      <w:sz w:val="21"/>
                                      <w:szCs w:val="21"/>
                                    </w:rPr>
                                  </w:pPr>
                                  <w:r w:rsidRPr="00516C5A">
                                    <w:rPr>
                                      <w:sz w:val="21"/>
                                      <w:szCs w:val="21"/>
                                    </w:rPr>
                                    <w:t xml:space="preserve">position </w:t>
                                  </w:r>
                                  <w:r>
                                    <w:rPr>
                                      <w:sz w:val="21"/>
                                      <w:szCs w:val="21"/>
                                    </w:rPr>
                                    <w:t>6</w:t>
                                  </w:r>
                                </w:p>
                              </w:txbxContent>
                            </v:textbox>
                          </v:shape>
                          <v:line id="Straight Connector 12" o:spid="_x0000_s1056" style="position:absolute;visibility:visible;mso-wrap-style:square" from="34633,3282" to="37389,328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" strokecolor="black [3213]" strokeweight="1.5pt">
                            <v:stroke joinstyle="miter"/>
                          </v:line>
                          <v:shape id="Text Box 11" o:spid="_x0000_s1057" type="#_x0000_t202" style="position:absolute;left:37223;width:3473;height:72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" fillcolor="#e00" strokeweight=".5pt">
                            <v:fill opacity="38293f"/>
                            <v:textbox style="layout-flow:vertical;mso-layout-flow-alt:bottom-to-top">
                              <w:txbxContent>
                                <w:p w14:paraId="6E0481E1" w14:textId="77777777" w:rsidR="00070123" w:rsidRPr="00516C5A" w:rsidRDefault="00070123" w:rsidP="00070123">
                                  <w:pPr>
                                    <w:jc w:val="center"/>
                                    <w:rPr>
                                      <w:sz w:val="21"/>
                                      <w:szCs w:val="21"/>
                                    </w:rPr>
                                  </w:pPr>
                                  <w:r w:rsidRPr="00516C5A">
                                    <w:rPr>
                                      <w:sz w:val="21"/>
                                      <w:szCs w:val="21"/>
                                    </w:rPr>
                                    <w:t xml:space="preserve">position </w:t>
                                  </w:r>
                                  <w:r>
                                    <w:rPr>
                                      <w:sz w:val="21"/>
                                      <w:szCs w:val="21"/>
                                    </w:rPr>
                                    <w:t>7</w:t>
                                  </w:r>
                                </w:p>
                              </w:txbxContent>
                            </v:textbox>
                          </v:shape>
                          <v:shape id="Text Box 11" o:spid="_x0000_s1058" type="#_x0000_t202" style="position:absolute;left:43616;width:3473;height:72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" fillcolor="white [3201]" strokeweight=".5pt">
                            <v:textbox style="layout-flow:vertical;mso-layout-flow-alt:bottom-to-top">
                              <w:txbxContent>
                                <w:p w14:paraId="3DF77D0A" w14:textId="77777777" w:rsidR="00070123" w:rsidRPr="00516C5A" w:rsidRDefault="00070123" w:rsidP="00070123">
                                  <w:pPr>
                                    <w:jc w:val="center"/>
                                    <w:rPr>
                                      <w:sz w:val="21"/>
                                      <w:szCs w:val="21"/>
                                    </w:rPr>
                                  </w:pPr>
                                  <w:r w:rsidRPr="00516C5A">
                                    <w:rPr>
                                      <w:sz w:val="21"/>
                                      <w:szCs w:val="21"/>
                                    </w:rPr>
                                    <w:t xml:space="preserve">position </w:t>
                                  </w:r>
                                  <w:r>
                                    <w:rPr>
                                      <w:sz w:val="21"/>
                                      <w:szCs w:val="21"/>
                                    </w:rPr>
                                    <w:t>8</w:t>
                                  </w:r>
                                </w:p>
                              </w:txbxContent>
                            </v:textbox>
                          </v:shape>
                          <v:line id="Straight Connector 12" o:spid="_x0000_s1059" style="position:absolute;visibility:visible;mso-wrap-style:square" from="47095,3201" to="49851,320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" strokecolor="black [3213]" strokeweight="1.5pt">
                            <v:stroke joinstyle="miter"/>
                          </v:line>
                          <v:line id="Straight Connector 12" o:spid="_x0000_s1060" style="position:absolute;visibility:visible;mso-wrap-style:square" from="40783,3363" to="43539,336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" strokecolor="black [3213]" strokeweight="1.5pt">
                            <v:stroke joinstyle="miter"/>
                          </v:line>
                          <v:shape id="Text Box 11" o:spid="_x0000_s1061" type="#_x0000_t202" style="position:absolute;left:49846;top:80;width:3474;height:72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" fillcolor="white [3201]" strokeweight=".5pt">
                            <v:textbox style="layout-flow:vertical;mso-layout-flow-alt:bottom-to-top">
                              <w:txbxContent>
                                <w:p w14:paraId="5A84BC7A" w14:textId="77777777" w:rsidR="00070123" w:rsidRPr="00516C5A" w:rsidRDefault="00070123" w:rsidP="00070123">
                                  <w:pPr>
                                    <w:jc w:val="center"/>
                                    <w:rPr>
                                      <w:sz w:val="21"/>
                                      <w:szCs w:val="21"/>
                                    </w:rPr>
                                  </w:pPr>
                                  <w:r w:rsidRPr="00516C5A">
                                    <w:rPr>
                                      <w:sz w:val="21"/>
                                      <w:szCs w:val="21"/>
                                    </w:rPr>
                                    <w:t>position</w:t>
                                  </w:r>
                                  <w:r>
                                    <w:rPr>
                                      <w:sz w:val="21"/>
                                      <w:szCs w:val="21"/>
                                    </w:rPr>
                                    <w:t xml:space="preserve"> 9</w:t>
                                  </w:r>
                                </w:p>
                              </w:txbxContent>
                            </v:textbox>
                          </v:shape>
                          <v:shape id="Text Box 11" o:spid="_x0000_s1062" type="#_x0000_t202" style="position:absolute;left:56239;top:80;width:3474;height:72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" fillcolor="white [3201]" strokeweight=".5pt">
                            <v:textbox style="layout-flow:vertical;mso-layout-flow-alt:bottom-to-top">
                              <w:txbxContent>
                                <w:p w14:paraId="313F77FA" w14:textId="77777777" w:rsidR="00070123" w:rsidRPr="00516C5A" w:rsidRDefault="00070123" w:rsidP="00070123">
                                  <w:pPr>
                                    <w:jc w:val="center"/>
                                    <w:rPr>
                                      <w:sz w:val="21"/>
                                      <w:szCs w:val="21"/>
                                    </w:rPr>
                                  </w:pPr>
                                  <w:r w:rsidRPr="00516C5A">
                                    <w:rPr>
                                      <w:sz w:val="21"/>
                                      <w:szCs w:val="21"/>
                                    </w:rPr>
                                    <w:t xml:space="preserve">position </w:t>
                                  </w:r>
                                  <w:r>
                                    <w:rPr>
                                      <w:sz w:val="21"/>
                                      <w:szCs w:val="21"/>
                                    </w:rPr>
                                    <w:t>10</w:t>
                                  </w:r>
                                </w:p>
                              </w:txbxContent>
                            </v:textbox>
                          </v:shape>
                          <v:line id="Straight Connector 12" o:spid="_x0000_s1063" style="position:absolute;visibility:visible;mso-wrap-style:square" from="53407,3444" to="56163,34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" strokecolor="black [3213]" strokeweight="1.5pt">
                            <v:stroke joinstyle="miter"/>
                          </v:line>
                        </v:group>
                        <v:shape id="Text Box 14" o:spid="_x0000_s1064" type="#_x0000_t202" style="position:absolute;left:11732;top:-2428;width:36252;height:57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" fillcolor="white [3201]" stroked="f" strokeweight=".5pt">
                          <v:textbox>
                            <w:txbxContent>
                              <w:p w14:paraId="6AEA7B9F" w14:textId="77777777" w:rsidR="00070123" w:rsidRDefault="00070123" w:rsidP="00070123">
                                <w:pPr>
                                  <w:jc w:val="center"/>
                                  <w:rPr>
                                    <w:color w:val="000000" w:themeColor="text1"/>
                                    <w:u w:val="single"/>
                                  </w:rPr>
                                </w:pPr>
                                <w:r w:rsidRPr="00516C5A">
                                  <w:rPr>
                                    <w:color w:val="000000" w:themeColor="text1"/>
                                    <w:u w:val="single"/>
                                  </w:rPr>
                                  <w:t>Causal Mask</w:t>
                                </w:r>
                                <w:r>
                                  <w:rPr>
                                    <w:color w:val="000000" w:themeColor="text1"/>
                                    <w:u w:val="single"/>
                                  </w:rPr>
                                  <w:t xml:space="preserve"> (reference)</w:t>
                                </w:r>
                              </w:p>
                              <w:p w14:paraId="40957FBE" w14:textId="77777777" w:rsidR="00070123" w:rsidRPr="00D61759" w:rsidRDefault="00070123" w:rsidP="00070123">
                                <w:pPr>
                                  <w:jc w:val="center"/>
                                  <w:rPr>
                                    <w:color w:val="000000" w:themeColor="text1"/>
                                    <w:sz w:val="16"/>
                                    <w:szCs w:val="16"/>
                                  </w:rPr>
                                </w:pPr>
                                <w:r>
                                  <w:rPr>
                                    <w:color w:val="000000" w:themeColor="text1"/>
                                    <w:sz w:val="16"/>
                                    <w:szCs w:val="16"/>
                                  </w:rPr>
                                  <w:t>All positions that position 7 can attend to under the causal mask are coloured red</w:t>
                                </w:r>
                              </w:p>
                            </w:txbxContent>
                          </v:textbox>
                        </v:shape>
                      </v:group>
                      <v:line id="Straight Connector 16" o:spid="_x0000_s1065" style="position:absolute;visibility:visible;mso-wrap-style:square" from="23432,4207" to="23432,1569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" strokecolor="#e00" strokeweight="1.5pt">
                        <v:stroke dashstyle="dash" joinstyle="miter"/>
                      </v:line>
                    </v:group>
                    <v:shape id="Text Box 18" o:spid="_x0000_s1066" type="#_x0000_t202" style="position:absolute;left:20230;top:15374;width:8092;height:25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" fillcolor="#e00" stroked="f" strokeweight=".5pt">
                      <v:fill opacity="0"/>
                      <v:textbox>
                        <w:txbxContent>
                          <w:p w14:paraId="425274F7" w14:textId="77777777" w:rsidR="00070123" w:rsidRPr="00D61759" w:rsidRDefault="00070123" w:rsidP="00070123">
                            <w:pPr>
                              <w:rPr>
                                <w:color w:val="EE0000"/>
                                <w:sz w:val="11"/>
                                <w:szCs w:val="11"/>
                              </w:rPr>
                            </w:pPr>
                            <w:r w:rsidRPr="00D61759">
                              <w:rPr>
                                <w:color w:val="EE0000"/>
                                <w:sz w:val="11"/>
                                <w:szCs w:val="11"/>
                              </w:rPr>
                              <w:t>context boundary</w:t>
                            </w:r>
                          </w:p>
                        </w:txbxContent>
                      </v:textbox>
                    </v:shape>
                    <v:shape id="Text Box 18" o:spid="_x0000_s1067" type="#_x0000_t202" style="position:absolute;left:9137;top:15787;width:8093;height:25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" fillcolor="#e00" stroked="f" strokeweight=".5pt">
                      <v:fill opacity="0"/>
                      <v:textbox>
                        <w:txbxContent>
                          <w:p w14:paraId="705DF282" w14:textId="77777777" w:rsidR="00070123" w:rsidRPr="00D61759" w:rsidRDefault="00070123" w:rsidP="00070123">
                            <w:pPr>
                              <w:rPr>
                                <w:color w:val="000000" w:themeColor="text1"/>
                                <w:sz w:val="11"/>
                                <w:szCs w:val="11"/>
                              </w:rPr>
                            </w:pPr>
                            <w:r w:rsidRPr="00D61759">
                              <w:rPr>
                                <w:color w:val="000000" w:themeColor="text1"/>
                                <w:sz w:val="15"/>
                                <w:szCs w:val="15"/>
                              </w:rPr>
                              <w:t>context</w:t>
                            </w:r>
                          </w:p>
                        </w:txbxContent>
                      </v:textbox>
                    </v:shape>
                    <v:shape id="Text Box 18" o:spid="_x0000_s1068" type="#_x0000_t202" style="position:absolute;left:40454;top:15486;width:8092;height:25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" fillcolor="#e00" stroked="f" strokeweight=".5pt">
                      <v:fill opacity="0"/>
                      <v:textbox>
                        <w:txbxContent>
                          <w:p w14:paraId="5F2D49B4" w14:textId="77777777" w:rsidR="00070123" w:rsidRPr="00D61759" w:rsidRDefault="00070123" w:rsidP="00070123">
                            <w:pPr>
                              <w:rPr>
                                <w:color w:val="000000" w:themeColor="text1"/>
                                <w:sz w:val="11"/>
                                <w:szCs w:val="11"/>
                              </w:rPr>
                            </w:pPr>
                            <w:r>
                              <w:rPr>
                                <w:color w:val="000000" w:themeColor="text1"/>
                                <w:sz w:val="15"/>
                                <w:szCs w:val="15"/>
                              </w:rPr>
                              <w:t>query</w:t>
                            </w:r>
                          </w:p>
                        </w:txbxContent>
                      </v:textbox>
                    </v:shape>
                  </v:group>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20" o:spid="_x0000_s1069" type="#_x0000_t87" style="position:absolute;left:10224;top:5476;width:2909;height:23357;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" adj="224" strokecolor="#156082 [3204]" strokeweight="1.5pt">
                    <v:stroke joinstyle="miter"/>
                  </v:shape>
                  <v:shape id="Left Brace 20" o:spid="_x0000_s1070" type="#_x0000_t87" style="position:absolute;left:41537;top:-839;width:2909;height:35819;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" adj="146" strokecolor="#156082 [3204]" strokeweight="1.5pt">
                    <v:stroke joinstyle="miter"/>
                  </v:shape>
                </v:group>
                <v:group id="Group 26" o:spid="_x0000_s1071" style="position:absolute;top:21037;width:60901;height:20715" coordorigin=",-1" coordsize="60901,207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">
                  <v:group id="Group 19" o:spid="_x0000_s1072" style="position:absolute;left:621;top:-1;width:59709;height:20714" coordorigin=",-2430" coordsize="59713,207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">
                    <v:group id="Group 17" o:spid="_x0000_s1073" style="position:absolute;top:-2430;width:59713;height:18128" coordorigin=",-2430" coordsize="59713,181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">
                      <v:group id="Group 15" o:spid="_x0000_s1074" style="position:absolute;top:-2430;width:59713;height:16024" coordorigin=",-2430" coordsize="59713,160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">
                        <v:group id="Group 13" o:spid="_x0000_s1075" style="position:absolute;top:6149;width:59713;height:7445" coordsize="59713,74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">
                          <v:shape id="Text Box 11" o:spid="_x0000_s1076" type="#_x0000_t202" style="position:absolute;top:161;width:3479;height:72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" fillcolor="yellow" strokeweight=".5pt">
                            <v:fill opacity="29555f"/>
                            <v:textbox style="layout-flow:vertical;mso-layout-flow-alt:bottom-to-top">
                              <w:txbxContent>
                                <w:p w14:paraId="67716E8E" w14:textId="77777777" w:rsidR="00070123" w:rsidRPr="00516C5A" w:rsidRDefault="00070123" w:rsidP="00070123">
                                  <w:pPr>
                                    <w:jc w:val="center"/>
                                    <w:rPr>
                                      <w:sz w:val="21"/>
                                      <w:szCs w:val="21"/>
                                    </w:rPr>
                                  </w:pPr>
                                  <w:r w:rsidRPr="00516C5A">
                                    <w:rPr>
                                      <w:sz w:val="21"/>
                                      <w:szCs w:val="21"/>
                                    </w:rPr>
                                    <w:t>position 1</w:t>
                                  </w:r>
                                </w:p>
                              </w:txbxContent>
                            </v:textbox>
                          </v:shape>
                          <v:line id="Straight Connector 12" o:spid="_x0000_s1077" style="position:absolute;visibility:visible;mso-wrap-style:square" from="3479,3363" to="6235,336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" strokecolor="black [3213]" strokeweight="1.5pt">
                            <v:stroke joinstyle="miter"/>
                          </v:line>
                          <v:shape id="Text Box 11" o:spid="_x0000_s1078" type="#_x0000_t202" style="position:absolute;left:6392;top:161;width:3474;height:72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" fillcolor="yellow" strokeweight=".5pt">
                            <v:fill opacity="27499f"/>
                            <v:textbox style="layout-flow:vertical;mso-layout-flow-alt:bottom-to-top">
                              <w:txbxContent>
                                <w:p w14:paraId="05AB3A92" w14:textId="77777777" w:rsidR="00070123" w:rsidRPr="00516C5A" w:rsidRDefault="00070123" w:rsidP="00070123">
                                  <w:pPr>
                                    <w:jc w:val="center"/>
                                    <w:rPr>
                                      <w:sz w:val="21"/>
                                      <w:szCs w:val="21"/>
                                    </w:rPr>
                                  </w:pPr>
                                  <w:r w:rsidRPr="00516C5A">
                                    <w:rPr>
                                      <w:sz w:val="21"/>
                                      <w:szCs w:val="21"/>
                                    </w:rPr>
                                    <w:t xml:space="preserve">position </w:t>
                                  </w:r>
                                  <w:r>
                                    <w:rPr>
                                      <w:sz w:val="21"/>
                                      <w:szCs w:val="21"/>
                                    </w:rPr>
                                    <w:t>2</w:t>
                                  </w:r>
                                </w:p>
                              </w:txbxContent>
                            </v:textbox>
                          </v:shape>
                          <v:line id="Straight Connector 12" o:spid="_x0000_s1079" style="position:absolute;visibility:visible;mso-wrap-style:square" from="9791,3363" to="12547,336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" strokecolor="black [3213]" strokeweight="1.5pt">
                            <v:stroke joinstyle="miter"/>
                          </v:line>
                          <v:shape id="Text Box 11" o:spid="_x0000_s1080" type="#_x0000_t202" style="position:absolute;left:12461;top:161;width:3474;height:72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" fillcolor="yellow" strokeweight=".5pt">
                            <v:fill opacity="29812f"/>
                            <v:textbox style="layout-flow:vertical;mso-layout-flow-alt:bottom-to-top">
                              <w:txbxContent>
                                <w:p w14:paraId="14F2A59E" w14:textId="77777777" w:rsidR="00070123" w:rsidRPr="00516C5A" w:rsidRDefault="00070123" w:rsidP="00070123">
                                  <w:pPr>
                                    <w:jc w:val="center"/>
                                    <w:rPr>
                                      <w:sz w:val="21"/>
                                      <w:szCs w:val="21"/>
                                    </w:rPr>
                                  </w:pPr>
                                  <w:r w:rsidRPr="00516C5A">
                                    <w:rPr>
                                      <w:sz w:val="21"/>
                                      <w:szCs w:val="21"/>
                                    </w:rPr>
                                    <w:t xml:space="preserve">position </w:t>
                                  </w:r>
                                  <w:r>
                                    <w:rPr>
                                      <w:sz w:val="21"/>
                                      <w:szCs w:val="21"/>
                                    </w:rPr>
                                    <w:t>3</w:t>
                                  </w:r>
                                </w:p>
                              </w:txbxContent>
                            </v:textbox>
                          </v:shape>
                          <v:shape id="Text Box 11" o:spid="_x0000_s1081" type="#_x0000_t202" style="position:absolute;left:18773;top:80;width:3473;height:72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" fillcolor="yellow" strokeweight=".5pt">
                            <v:fill opacity="28784f"/>
                            <v:textbox style="layout-flow:vertical;mso-layout-flow-alt:bottom-to-top">
                              <w:txbxContent>
                                <w:p w14:paraId="3BC8692D" w14:textId="77777777" w:rsidR="00070123" w:rsidRPr="00516C5A" w:rsidRDefault="00070123" w:rsidP="00070123">
                                  <w:pPr>
                                    <w:jc w:val="center"/>
                                    <w:rPr>
                                      <w:sz w:val="21"/>
                                      <w:szCs w:val="21"/>
                                    </w:rPr>
                                  </w:pPr>
                                  <w:r w:rsidRPr="00516C5A">
                                    <w:rPr>
                                      <w:sz w:val="21"/>
                                      <w:szCs w:val="21"/>
                                    </w:rPr>
                                    <w:t xml:space="preserve">position </w:t>
                                  </w:r>
                                  <w:r>
                                    <w:rPr>
                                      <w:sz w:val="21"/>
                                      <w:szCs w:val="21"/>
                                    </w:rPr>
                                    <w:t>4</w:t>
                                  </w:r>
                                </w:p>
                              </w:txbxContent>
                            </v:textbox>
                          </v:shape>
                          <v:line id="Straight Connector 12" o:spid="_x0000_s1082" style="position:absolute;visibility:visible;mso-wrap-style:square" from="22253,3363" to="25009,336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" strokecolor="black [3213]" strokeweight="1.5pt">
                            <v:stroke joinstyle="miter"/>
                          </v:line>
                          <v:line id="Straight Connector 12" o:spid="_x0000_s1083" style="position:absolute;visibility:visible;mso-wrap-style:square" from="15941,3525" to="18697,35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" strokecolor="black [3213]" strokeweight="1.5pt">
                            <v:stroke joinstyle="miter"/>
                          </v:line>
                          <v:shape id="Text Box 11" o:spid="_x0000_s1084" type="#_x0000_t202" style="position:absolute;left:24842;top:80;width:3480;height:72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" fillcolor="white [3212]" strokeweight=".5pt">
                            <v:fill opacity="30840f"/>
                            <v:textbox style="layout-flow:vertical;mso-layout-flow-alt:bottom-to-top">
                              <w:txbxContent>
                                <w:p w14:paraId="1277C7D4" w14:textId="77777777" w:rsidR="00070123" w:rsidRPr="00516C5A" w:rsidRDefault="00070123" w:rsidP="00070123">
                                  <w:pPr>
                                    <w:jc w:val="center"/>
                                    <w:rPr>
                                      <w:sz w:val="21"/>
                                      <w:szCs w:val="21"/>
                                    </w:rPr>
                                  </w:pPr>
                                  <w:r w:rsidRPr="00516C5A">
                                    <w:rPr>
                                      <w:sz w:val="21"/>
                                      <w:szCs w:val="21"/>
                                    </w:rPr>
                                    <w:t xml:space="preserve">position </w:t>
                                  </w:r>
                                  <w:r>
                                    <w:rPr>
                                      <w:sz w:val="21"/>
                                      <w:szCs w:val="21"/>
                                    </w:rPr>
                                    <w:t>5</w:t>
                                  </w:r>
                                </w:p>
                              </w:txbxContent>
                            </v:textbox>
                          </v:shape>
                          <v:line id="Straight Connector 12" o:spid="_x0000_s1085" style="position:absolute;visibility:visible;mso-wrap-style:square" from="28322,3282" to="31078,328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" strokecolor="black [3213]" strokeweight="1.5pt">
                            <v:stroke joinstyle="miter"/>
                          </v:line>
                          <v:shape id="Text Box 11" o:spid="_x0000_s1086" type="#_x0000_t202" style="position:absolute;left:31154;width:3473;height:72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" fillcolor="white [3212]" strokeweight=".5pt">
                            <v:fill opacity="34181f"/>
                            <v:textbox style="layout-flow:vertical;mso-layout-flow-alt:bottom-to-top">
                              <w:txbxContent>
                                <w:p w14:paraId="1839D9BF" w14:textId="77777777" w:rsidR="00070123" w:rsidRPr="00516C5A" w:rsidRDefault="00070123" w:rsidP="00070123">
                                  <w:pPr>
                                    <w:jc w:val="center"/>
                                    <w:rPr>
                                      <w:sz w:val="21"/>
                                      <w:szCs w:val="21"/>
                                    </w:rPr>
                                  </w:pPr>
                                  <w:r w:rsidRPr="00516C5A">
                                    <w:rPr>
                                      <w:sz w:val="21"/>
                                      <w:szCs w:val="21"/>
                                    </w:rPr>
                                    <w:t xml:space="preserve">position </w:t>
                                  </w:r>
                                  <w:r>
                                    <w:rPr>
                                      <w:sz w:val="21"/>
                                      <w:szCs w:val="21"/>
                                    </w:rPr>
                                    <w:t>6</w:t>
                                  </w:r>
                                </w:p>
                              </w:txbxContent>
                            </v:textbox>
                          </v:shape>
                          <v:line id="Straight Connector 12" o:spid="_x0000_s1087" style="position:absolute;visibility:visible;mso-wrap-style:square" from="34633,3282" to="37389,328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" strokecolor="black [3213]" strokeweight="1.5pt">
                            <v:stroke joinstyle="miter"/>
                          </v:line>
                          <v:shape id="Text Box 11" o:spid="_x0000_s1088" type="#_x0000_t202" style="position:absolute;left:37223;width:3473;height:72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" fillcolor="yellow" strokeweight=".5pt">
                            <v:fill opacity="38293f"/>
                            <v:textbox style="layout-flow:vertical;mso-layout-flow-alt:bottom-to-top">
                              <w:txbxContent>
                                <w:p w14:paraId="7E634408" w14:textId="77777777" w:rsidR="00070123" w:rsidRPr="00516C5A" w:rsidRDefault="00070123" w:rsidP="00070123">
                                  <w:pPr>
                                    <w:jc w:val="center"/>
                                    <w:rPr>
                                      <w:sz w:val="21"/>
                                      <w:szCs w:val="21"/>
                                    </w:rPr>
                                  </w:pPr>
                                  <w:r w:rsidRPr="00516C5A">
                                    <w:rPr>
                                      <w:sz w:val="21"/>
                                      <w:szCs w:val="21"/>
                                    </w:rPr>
                                    <w:t xml:space="preserve">position </w:t>
                                  </w:r>
                                  <w:r>
                                    <w:rPr>
                                      <w:sz w:val="21"/>
                                      <w:szCs w:val="21"/>
                                    </w:rPr>
                                    <w:t>7</w:t>
                                  </w:r>
                                </w:p>
                              </w:txbxContent>
                            </v:textbox>
                          </v:shape>
                          <v:shape id="Text Box 11" o:spid="_x0000_s1089" type="#_x0000_t202" style="position:absolute;left:43616;width:3473;height:72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" fillcolor="white [3201]" strokeweight=".5pt">
                            <v:textbox style="layout-flow:vertical;mso-layout-flow-alt:bottom-to-top">
                              <w:txbxContent>
                                <w:p w14:paraId="4135EA55" w14:textId="77777777" w:rsidR="00070123" w:rsidRPr="00516C5A" w:rsidRDefault="00070123" w:rsidP="00070123">
                                  <w:pPr>
                                    <w:jc w:val="center"/>
                                    <w:rPr>
                                      <w:sz w:val="21"/>
                                      <w:szCs w:val="21"/>
                                    </w:rPr>
                                  </w:pPr>
                                  <w:r w:rsidRPr="00516C5A">
                                    <w:rPr>
                                      <w:sz w:val="21"/>
                                      <w:szCs w:val="21"/>
                                    </w:rPr>
                                    <w:t xml:space="preserve">position </w:t>
                                  </w:r>
                                  <w:r>
                                    <w:rPr>
                                      <w:sz w:val="21"/>
                                      <w:szCs w:val="21"/>
                                    </w:rPr>
                                    <w:t>8</w:t>
                                  </w:r>
                                </w:p>
                              </w:txbxContent>
                            </v:textbox>
                          </v:shape>
                          <v:line id="Straight Connector 12" o:spid="_x0000_s1090" style="position:absolute;visibility:visible;mso-wrap-style:square" from="47095,3201" to="49851,320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" strokecolor="black [3213]" strokeweight="1.5pt">
                            <v:stroke joinstyle="miter"/>
                          </v:line>
                          <v:line id="Straight Connector 12" o:spid="_x0000_s1091" style="position:absolute;visibility:visible;mso-wrap-style:square" from="40783,3363" to="43539,336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" strokecolor="black [3213]" strokeweight="1.5pt">
                            <v:stroke joinstyle="miter"/>
                          </v:line>
                          <v:shape id="Text Box 11" o:spid="_x0000_s1092" type="#_x0000_t202" style="position:absolute;left:49846;top:80;width:3474;height:72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" fillcolor="white [3201]" strokeweight=".5pt">
                            <v:textbox style="layout-flow:vertical;mso-layout-flow-alt:bottom-to-top">
                              <w:txbxContent>
                                <w:p w14:paraId="4C6B8948" w14:textId="77777777" w:rsidR="00070123" w:rsidRPr="00516C5A" w:rsidRDefault="00070123" w:rsidP="00070123">
                                  <w:pPr>
                                    <w:jc w:val="center"/>
                                    <w:rPr>
                                      <w:sz w:val="21"/>
                                      <w:szCs w:val="21"/>
                                    </w:rPr>
                                  </w:pPr>
                                  <w:r w:rsidRPr="00516C5A">
                                    <w:rPr>
                                      <w:sz w:val="21"/>
                                      <w:szCs w:val="21"/>
                                    </w:rPr>
                                    <w:t>position</w:t>
                                  </w:r>
                                  <w:r>
                                    <w:rPr>
                                      <w:sz w:val="21"/>
                                      <w:szCs w:val="21"/>
                                    </w:rPr>
                                    <w:t xml:space="preserve"> 9</w:t>
                                  </w:r>
                                </w:p>
                              </w:txbxContent>
                            </v:textbox>
                          </v:shape>
                          <v:shape id="Text Box 11" o:spid="_x0000_s1093" type="#_x0000_t202" style="position:absolute;left:56239;top:80;width:3474;height:72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" fillcolor="white [3201]" strokeweight=".5pt">
                            <v:textbox style="layout-flow:vertical;mso-layout-flow-alt:bottom-to-top">
                              <w:txbxContent>
                                <w:p w14:paraId="547E7728" w14:textId="77777777" w:rsidR="00070123" w:rsidRPr="00516C5A" w:rsidRDefault="00070123" w:rsidP="00070123">
                                  <w:pPr>
                                    <w:jc w:val="center"/>
                                    <w:rPr>
                                      <w:sz w:val="21"/>
                                      <w:szCs w:val="21"/>
                                    </w:rPr>
                                  </w:pPr>
                                  <w:r w:rsidRPr="00516C5A">
                                    <w:rPr>
                                      <w:sz w:val="21"/>
                                      <w:szCs w:val="21"/>
                                    </w:rPr>
                                    <w:t xml:space="preserve">position </w:t>
                                  </w:r>
                                  <w:r>
                                    <w:rPr>
                                      <w:sz w:val="21"/>
                                      <w:szCs w:val="21"/>
                                    </w:rPr>
                                    <w:t>10</w:t>
                                  </w:r>
                                </w:p>
                              </w:txbxContent>
                            </v:textbox>
                          </v:shape>
                          <v:line id="Straight Connector 12" o:spid="_x0000_s1094" style="position:absolute;visibility:visible;mso-wrap-style:square" from="53407,3444" to="56163,34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" strokecolor="black [3213]" strokeweight="1.5pt">
                            <v:stroke joinstyle="miter"/>
                          </v:line>
                        </v:group>
                        <v:shape id="Text Box 14" o:spid="_x0000_s1095" type="#_x0000_t202" style="position:absolute;left:11732;top:-2430;width:36252;height:56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" fillcolor="white [3201]" stroked="f" strokeweight=".5pt">
                          <v:textbox>
                            <w:txbxContent>
                              <w:p w14:paraId="12AE17DE" w14:textId="77777777" w:rsidR="00070123" w:rsidRDefault="00070123" w:rsidP="00070123">
                                <w:pPr>
                                  <w:jc w:val="center"/>
                                  <w:rPr>
                                    <w:color w:val="000000" w:themeColor="text1"/>
                                    <w:u w:val="single"/>
                                  </w:rPr>
                                </w:pPr>
                                <w:r>
                                  <w:rPr>
                                    <w:color w:val="000000" w:themeColor="text1"/>
                                    <w:u w:val="single"/>
                                  </w:rPr>
                                  <w:t>Context/Query</w:t>
                                </w:r>
                                <w:r w:rsidRPr="00516C5A">
                                  <w:rPr>
                                    <w:color w:val="000000" w:themeColor="text1"/>
                                    <w:u w:val="single"/>
                                  </w:rPr>
                                  <w:t xml:space="preserve"> Mask</w:t>
                                </w:r>
                              </w:p>
                              <w:p w14:paraId="3BD66D6D" w14:textId="77777777" w:rsidR="00070123" w:rsidRPr="00D61759" w:rsidRDefault="00070123" w:rsidP="00070123">
                                <w:pPr>
                                  <w:jc w:val="center"/>
                                  <w:rPr>
                                    <w:color w:val="000000" w:themeColor="text1"/>
                                    <w:sz w:val="16"/>
                                    <w:szCs w:val="16"/>
                                  </w:rPr>
                                </w:pPr>
                                <w:r>
                                  <w:rPr>
                                    <w:color w:val="000000" w:themeColor="text1"/>
                                    <w:sz w:val="16"/>
                                    <w:szCs w:val="16"/>
                                  </w:rPr>
                                  <w:t>All positions that position 7 can attend to under the context/query mask are coloured yellow</w:t>
                                </w:r>
                              </w:p>
                            </w:txbxContent>
                          </v:textbox>
                        </v:shape>
                      </v:group>
                      <v:line id="Straight Connector 16" o:spid="_x0000_s1096" style="position:absolute;visibility:visible;mso-wrap-style:square" from="23432,4207" to="23432,1569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" strokecolor="#e00" strokeweight="1.5pt">
                        <v:stroke dashstyle="dash" joinstyle="miter"/>
                      </v:line>
                    </v:group>
                    <v:shape id="Text Box 18" o:spid="_x0000_s1097" type="#_x0000_t202" style="position:absolute;left:20230;top:15374;width:8092;height:25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" fillcolor="#e00" stroked="f" strokeweight=".5pt">
                      <v:fill opacity="0"/>
                      <v:textbox>
                        <w:txbxContent>
                          <w:p w14:paraId="2C30B6E8" w14:textId="77777777" w:rsidR="00070123" w:rsidRPr="00D61759" w:rsidRDefault="00070123" w:rsidP="00070123">
                            <w:pPr>
                              <w:rPr>
                                <w:color w:val="EE0000"/>
                                <w:sz w:val="11"/>
                                <w:szCs w:val="11"/>
                              </w:rPr>
                            </w:pPr>
                            <w:r w:rsidRPr="00D61759">
                              <w:rPr>
                                <w:color w:val="EE0000"/>
                                <w:sz w:val="11"/>
                                <w:szCs w:val="11"/>
                              </w:rPr>
                              <w:t>context boundary</w:t>
                            </w:r>
                          </w:p>
                        </w:txbxContent>
                      </v:textbox>
                    </v:shape>
                    <v:shape id="Text Box 18" o:spid="_x0000_s1098" type="#_x0000_t202" style="position:absolute;left:9137;top:15787;width:8093;height:25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" fillcolor="#e00" stroked="f" strokeweight=".5pt">
                      <v:fill opacity="0"/>
                      <v:textbox>
                        <w:txbxContent>
                          <w:p w14:paraId="63E5A09F" w14:textId="77777777" w:rsidR="00070123" w:rsidRPr="00D61759" w:rsidRDefault="00070123" w:rsidP="00070123">
                            <w:pPr>
                              <w:rPr>
                                <w:color w:val="000000" w:themeColor="text1"/>
                                <w:sz w:val="11"/>
                                <w:szCs w:val="11"/>
                              </w:rPr>
                            </w:pPr>
                            <w:r w:rsidRPr="00D61759">
                              <w:rPr>
                                <w:color w:val="000000" w:themeColor="text1"/>
                                <w:sz w:val="15"/>
                                <w:szCs w:val="15"/>
                              </w:rPr>
                              <w:t>context</w:t>
                            </w:r>
                          </w:p>
                        </w:txbxContent>
                      </v:textbox>
                    </v:shape>
                    <v:shape id="Text Box 18" o:spid="_x0000_s1099" type="#_x0000_t202" style="position:absolute;left:40454;top:15486;width:8092;height:25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" fillcolor="#e00" stroked="f" strokeweight=".5pt">
                      <v:fill opacity="0"/>
                      <v:textbox>
                        <w:txbxContent>
                          <w:p w14:paraId="7B4FD265" w14:textId="77777777" w:rsidR="00070123" w:rsidRPr="00D61759" w:rsidRDefault="00070123" w:rsidP="00070123">
                            <w:pPr>
                              <w:rPr>
                                <w:color w:val="000000" w:themeColor="text1"/>
                                <w:sz w:val="11"/>
                                <w:szCs w:val="11"/>
                              </w:rPr>
                            </w:pPr>
                            <w:r>
                              <w:rPr>
                                <w:color w:val="000000" w:themeColor="text1"/>
                                <w:sz w:val="15"/>
                                <w:szCs w:val="15"/>
                              </w:rPr>
                              <w:t>query</w:t>
                            </w:r>
                          </w:p>
                        </w:txbxContent>
                      </v:textbox>
                    </v:shape>
                  </v:group>
                  <v:shape id="Left Brace 20" o:spid="_x0000_s1100" type="#_x0000_t87" style="position:absolute;left:10224;top:5476;width:2909;height:23357;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" adj="224" strokecolor="#156082 [3204]" strokeweight="1.5pt">
                    <v:stroke joinstyle="miter"/>
                  </v:shape>
                  <v:shape id="Left Brace 20" o:spid="_x0000_s1101" type="#_x0000_t87" style="position:absolute;left:41537;top:-839;width:2909;height:35819;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" adj="146" strokecolor="#156082 [3204]" strokeweight="1.5pt">
                    <v:stroke joinstyle="miter"/>
                  </v:shape>
                </v:group>
                <w10:anchorlock/>
              </v:group>
            </w:pict>
          </mc:Fallback>
        </mc:AlternateContent>
      </w:r>
    </w:p>
    <w:p w14:paraId="0EE3020E" w14:textId="31BA8461" w:rsidR="00070123" w:rsidRDefault="00070123" w:rsidP="00070123">
      <w:pPr>
        <w:jc w:val="center"/>
        <w:rPr>
          <w:i/>
          <w:iCs/>
          <w:color w:val="3A3A3A" w:themeColor="background2" w:themeShade="40"/>
          <w:sz w:val="22"/>
          <w:szCs w:val="22"/>
        </w:rPr>
      </w:pPr>
      <w:r>
        <w:rPr>
          <w:i/>
          <w:iCs/>
          <w:color w:val="3A3A3A" w:themeColor="background2" w:themeShade="40"/>
          <w:sz w:val="22"/>
          <w:szCs w:val="22"/>
        </w:rPr>
        <w:t xml:space="preserve">Figure </w:t>
      </w:r>
      <w:r w:rsidR="00F03D79">
        <w:rPr>
          <w:i/>
          <w:iCs/>
          <w:color w:val="3A3A3A" w:themeColor="background2" w:themeShade="40"/>
          <w:sz w:val="22"/>
          <w:szCs w:val="22"/>
        </w:rPr>
        <w:t>4.</w:t>
      </w:r>
      <w:r>
        <w:rPr>
          <w:i/>
          <w:iCs/>
          <w:color w:val="3A3A3A" w:themeColor="background2" w:themeShade="40"/>
          <w:sz w:val="22"/>
          <w:szCs w:val="22"/>
        </w:rPr>
        <w:t>1) Demonstration of the masks used in the reference model vs. this paper’s model</w:t>
      </w:r>
    </w:p>
    <w:p w14:paraId="72383460" w14:textId="3EBA3606" w:rsidR="00A6168E" w:rsidRPr="00070123" w:rsidRDefault="00F03D79" w:rsidP="00070123">
      <w:pPr>
        <w:pStyle w:val="Subtitle"/>
        <w:rPr>
          <w:i/>
          <w:iCs/>
          <w:color w:val="3A3A3A" w:themeColor="background2" w:themeShade="40"/>
          <w:sz w:val="22"/>
          <w:szCs w:val="22"/>
        </w:rPr>
      </w:pPr>
      <w:r>
        <w:t>4.</w:t>
      </w:r>
      <w:r w:rsidR="00070123">
        <w:t>2</w:t>
      </w:r>
      <w:r w:rsidR="007E4217">
        <w:t xml:space="preserve"> </w:t>
      </w:r>
      <w:r w:rsidR="00A6168E">
        <w:t>The Unknown Feature Problem</w:t>
      </w:r>
    </w:p>
    <w:p w14:paraId="551F9A74" w14:textId="77777777" w:rsidR="00E14C2F" w:rsidRPr="00E14C2F" w:rsidRDefault="00E14C2F" w:rsidP="00E14C2F"/>
    <w:p w14:paraId="7000F42F" w14:textId="4106E255" w:rsidR="00A6168E" w:rsidRPr="00041089" w:rsidRDefault="00A6168E" w:rsidP="00A6168E">
      <w:pPr>
        <w:rPr>
          <w:sz w:val="22"/>
          <w:szCs w:val="22"/>
          <w:lang w:eastAsia="en-US"/>
        </w:rPr>
      </w:pPr>
      <w:r w:rsidRPr="00041089">
        <w:rPr>
          <w:sz w:val="22"/>
          <w:szCs w:val="22"/>
          <w:lang w:eastAsia="en-US"/>
        </w:rPr>
        <w:t xml:space="preserve">Initially, two input features were included in addition to the 15 described in chapter </w:t>
      </w:r>
      <w:r w:rsidR="00047100">
        <w:rPr>
          <w:sz w:val="22"/>
          <w:szCs w:val="22"/>
          <w:lang w:eastAsia="en-US"/>
        </w:rPr>
        <w:t>4</w:t>
      </w:r>
      <w:r w:rsidRPr="00041089">
        <w:rPr>
          <w:sz w:val="22"/>
          <w:szCs w:val="22"/>
          <w:lang w:eastAsia="en-US"/>
        </w:rPr>
        <w:t>; ‘</w:t>
      </w:r>
      <w:proofErr w:type="spellStart"/>
      <w:r w:rsidRPr="00041089">
        <w:rPr>
          <w:i/>
          <w:iCs/>
          <w:sz w:val="22"/>
          <w:szCs w:val="22"/>
          <w:lang w:eastAsia="en-US"/>
        </w:rPr>
        <w:t>actively_selected</w:t>
      </w:r>
      <w:proofErr w:type="spellEnd"/>
      <w:r w:rsidRPr="00041089">
        <w:rPr>
          <w:sz w:val="22"/>
          <w:szCs w:val="22"/>
          <w:lang w:eastAsia="en-US"/>
        </w:rPr>
        <w:t>’ &amp; ‘</w:t>
      </w:r>
      <w:proofErr w:type="spellStart"/>
      <w:r w:rsidRPr="00041089">
        <w:rPr>
          <w:i/>
          <w:iCs/>
          <w:sz w:val="22"/>
          <w:szCs w:val="22"/>
          <w:lang w:eastAsia="en-US"/>
        </w:rPr>
        <w:t>reason_start</w:t>
      </w:r>
      <w:proofErr w:type="spellEnd"/>
      <w:r w:rsidRPr="00041089">
        <w:rPr>
          <w:sz w:val="22"/>
          <w:szCs w:val="22"/>
          <w:lang w:eastAsia="en-US"/>
        </w:rPr>
        <w:t>’. These are both still present in the data processing scripts to aid explanation as to why they were excluded as inputs for the model. The core reasoning behind this, is that it is impossible to know th</w:t>
      </w:r>
      <w:r w:rsidR="00663567" w:rsidRPr="00041089">
        <w:rPr>
          <w:sz w:val="22"/>
          <w:szCs w:val="22"/>
          <w:lang w:eastAsia="en-US"/>
        </w:rPr>
        <w:t>ese features</w:t>
      </w:r>
      <w:r w:rsidRPr="00041089">
        <w:rPr>
          <w:sz w:val="22"/>
          <w:szCs w:val="22"/>
          <w:lang w:eastAsia="en-US"/>
        </w:rPr>
        <w:t xml:space="preserve"> </w:t>
      </w:r>
      <w:r w:rsidR="00663567" w:rsidRPr="00041089">
        <w:rPr>
          <w:sz w:val="22"/>
          <w:szCs w:val="22"/>
          <w:lang w:eastAsia="en-US"/>
        </w:rPr>
        <w:t>unless the track has ended, therefore ‘</w:t>
      </w:r>
      <w:proofErr w:type="spellStart"/>
      <w:r w:rsidR="00663567" w:rsidRPr="00041089">
        <w:rPr>
          <w:i/>
          <w:iCs/>
          <w:sz w:val="22"/>
          <w:szCs w:val="22"/>
          <w:lang w:eastAsia="en-US"/>
        </w:rPr>
        <w:t>reason_start</w:t>
      </w:r>
      <w:proofErr w:type="spellEnd"/>
      <w:r w:rsidR="00663567" w:rsidRPr="00041089">
        <w:rPr>
          <w:sz w:val="22"/>
          <w:szCs w:val="22"/>
          <w:lang w:eastAsia="en-US"/>
        </w:rPr>
        <w:t>’ will be undefined production</w:t>
      </w:r>
      <w:r w:rsidRPr="00041089">
        <w:rPr>
          <w:sz w:val="22"/>
          <w:szCs w:val="22"/>
          <w:lang w:eastAsia="en-US"/>
        </w:rPr>
        <w:t xml:space="preserve">. In an offline setting, when simulating the context query split, this information is available to us as they are all tracks that have been </w:t>
      </w:r>
      <w:proofErr w:type="gramStart"/>
      <w:r w:rsidRPr="00041089">
        <w:rPr>
          <w:sz w:val="22"/>
          <w:szCs w:val="22"/>
          <w:lang w:eastAsia="en-US"/>
        </w:rPr>
        <w:t>played in reality</w:t>
      </w:r>
      <w:proofErr w:type="gramEnd"/>
      <w:r w:rsidRPr="00041089">
        <w:rPr>
          <w:sz w:val="22"/>
          <w:szCs w:val="22"/>
          <w:lang w:eastAsia="en-US"/>
        </w:rPr>
        <w:t xml:space="preserve">. In </w:t>
      </w:r>
      <w:r w:rsidR="00940D8B" w:rsidRPr="00041089">
        <w:rPr>
          <w:sz w:val="22"/>
          <w:szCs w:val="22"/>
          <w:lang w:eastAsia="en-US"/>
        </w:rPr>
        <w:t>real life applications the query segment of the session will have no data available for ‘</w:t>
      </w:r>
      <w:proofErr w:type="spellStart"/>
      <w:r w:rsidR="00940D8B" w:rsidRPr="00041089">
        <w:rPr>
          <w:i/>
          <w:iCs/>
          <w:sz w:val="22"/>
          <w:szCs w:val="22"/>
          <w:lang w:eastAsia="en-US"/>
        </w:rPr>
        <w:t>actively_selected</w:t>
      </w:r>
      <w:proofErr w:type="spellEnd"/>
      <w:r w:rsidR="00940D8B" w:rsidRPr="00041089">
        <w:rPr>
          <w:sz w:val="22"/>
          <w:szCs w:val="22"/>
          <w:lang w:eastAsia="en-US"/>
        </w:rPr>
        <w:t>’ &amp; ‘</w:t>
      </w:r>
      <w:proofErr w:type="spellStart"/>
      <w:r w:rsidR="00940D8B" w:rsidRPr="00041089">
        <w:rPr>
          <w:i/>
          <w:iCs/>
          <w:sz w:val="22"/>
          <w:szCs w:val="22"/>
          <w:lang w:eastAsia="en-US"/>
        </w:rPr>
        <w:t>reason_start</w:t>
      </w:r>
      <w:proofErr w:type="spellEnd"/>
      <w:r w:rsidR="00940D8B" w:rsidRPr="00041089">
        <w:rPr>
          <w:sz w:val="22"/>
          <w:szCs w:val="22"/>
          <w:lang w:eastAsia="en-US"/>
        </w:rPr>
        <w:t>’, as ‘</w:t>
      </w:r>
      <w:proofErr w:type="spellStart"/>
      <w:r w:rsidR="00940D8B" w:rsidRPr="00041089">
        <w:rPr>
          <w:i/>
          <w:iCs/>
          <w:sz w:val="22"/>
          <w:szCs w:val="22"/>
          <w:lang w:eastAsia="en-US"/>
        </w:rPr>
        <w:t>reason_start</w:t>
      </w:r>
      <w:proofErr w:type="spellEnd"/>
      <w:r w:rsidR="00940D8B" w:rsidRPr="00041089">
        <w:rPr>
          <w:sz w:val="22"/>
          <w:szCs w:val="22"/>
          <w:lang w:eastAsia="en-US"/>
        </w:rPr>
        <w:t>’ is only defined once the track before has been fully played, ‘</w:t>
      </w:r>
      <w:proofErr w:type="spellStart"/>
      <w:r w:rsidR="00940D8B" w:rsidRPr="00041089">
        <w:rPr>
          <w:i/>
          <w:iCs/>
          <w:sz w:val="22"/>
          <w:szCs w:val="22"/>
          <w:lang w:eastAsia="en-US"/>
        </w:rPr>
        <w:t>actively_selected</w:t>
      </w:r>
      <w:proofErr w:type="spellEnd"/>
      <w:r w:rsidR="00940D8B" w:rsidRPr="00041089">
        <w:rPr>
          <w:sz w:val="22"/>
          <w:szCs w:val="22"/>
          <w:lang w:eastAsia="en-US"/>
        </w:rPr>
        <w:t>’ is derived from ‘</w:t>
      </w:r>
      <w:proofErr w:type="spellStart"/>
      <w:r w:rsidR="00940D8B" w:rsidRPr="00041089">
        <w:rPr>
          <w:i/>
          <w:iCs/>
          <w:sz w:val="22"/>
          <w:szCs w:val="22"/>
          <w:lang w:eastAsia="en-US"/>
        </w:rPr>
        <w:t>reason_start</w:t>
      </w:r>
      <w:proofErr w:type="spellEnd"/>
      <w:r w:rsidR="00940D8B" w:rsidRPr="00041089">
        <w:rPr>
          <w:sz w:val="22"/>
          <w:szCs w:val="22"/>
          <w:lang w:eastAsia="en-US"/>
        </w:rPr>
        <w:t>’ so is also excluded on the same logic.</w:t>
      </w:r>
    </w:p>
    <w:p w14:paraId="237872CC" w14:textId="77777777" w:rsidR="00940D8B" w:rsidRPr="00041089" w:rsidRDefault="00940D8B" w:rsidP="00A6168E">
      <w:pPr>
        <w:rPr>
          <w:sz w:val="22"/>
          <w:szCs w:val="22"/>
          <w:lang w:eastAsia="en-US"/>
        </w:rPr>
      </w:pPr>
    </w:p>
    <w:p w14:paraId="3CB79DEE" w14:textId="5CE197EB" w:rsidR="00940D8B" w:rsidRPr="00041089" w:rsidRDefault="00940D8B" w:rsidP="00A6168E">
      <w:pPr>
        <w:rPr>
          <w:rStyle w:val="apple-converted-space"/>
          <w:rFonts w:ascii="-webkit-standard" w:hAnsi="-webkit-standard"/>
          <w:color w:val="000000"/>
          <w:sz w:val="22"/>
          <w:szCs w:val="22"/>
        </w:rPr>
      </w:pPr>
      <w:r w:rsidRPr="00041089">
        <w:rPr>
          <w:sz w:val="22"/>
          <w:szCs w:val="22"/>
          <w:lang w:eastAsia="en-US"/>
        </w:rPr>
        <w:t xml:space="preserve">If the model was trained on this ‘offline-available’ data, it would perform well in the evaluation stage and learn to rely on it yet it will not be usable for production, </w:t>
      </w:r>
      <w:r w:rsidR="00663567" w:rsidRPr="00041089">
        <w:rPr>
          <w:sz w:val="22"/>
          <w:szCs w:val="22"/>
          <w:lang w:eastAsia="en-US"/>
        </w:rPr>
        <w:t xml:space="preserve">resulting in an unusable model, this is an example of train/serve skew as defined by </w:t>
      </w:r>
      <w:r w:rsidR="00663567" w:rsidRPr="00041089">
        <w:rPr>
          <w:rStyle w:val="Strong"/>
          <w:color w:val="000000"/>
          <w:sz w:val="22"/>
          <w:szCs w:val="22"/>
          <w:highlight w:val="yellow"/>
        </w:rPr>
        <w:t>Zinkevich, M.</w:t>
      </w:r>
      <w:r w:rsidR="00663567" w:rsidRPr="00041089">
        <w:rPr>
          <w:rStyle w:val="apple-converted-space"/>
          <w:b/>
          <w:bCs/>
          <w:color w:val="000000"/>
          <w:sz w:val="22"/>
          <w:szCs w:val="22"/>
          <w:highlight w:val="yellow"/>
        </w:rPr>
        <w:t> </w:t>
      </w:r>
      <w:r w:rsidR="00663567" w:rsidRPr="00041089">
        <w:rPr>
          <w:rStyle w:val="Emphasis"/>
          <w:b/>
          <w:bCs/>
          <w:color w:val="000000"/>
          <w:sz w:val="22"/>
          <w:szCs w:val="22"/>
          <w:highlight w:val="yellow"/>
        </w:rPr>
        <w:t>Rules of Machine Learning: Best Practices for ML Engineering</w:t>
      </w:r>
      <w:r w:rsidR="00663567" w:rsidRPr="00041089">
        <w:rPr>
          <w:rStyle w:val="Strong"/>
          <w:color w:val="000000"/>
          <w:sz w:val="22"/>
          <w:szCs w:val="22"/>
          <w:highlight w:val="yellow"/>
        </w:rPr>
        <w:t>. Google.</w:t>
      </w:r>
      <w:r w:rsidR="00663567" w:rsidRPr="00041089">
        <w:rPr>
          <w:rStyle w:val="apple-converted-space"/>
          <w:color w:val="000000"/>
          <w:sz w:val="22"/>
          <w:szCs w:val="22"/>
          <w:highlight w:val="yellow"/>
        </w:rPr>
        <w:t> </w:t>
      </w:r>
      <w:r w:rsidR="00663567" w:rsidRPr="00041089">
        <w:rPr>
          <w:color w:val="000000"/>
          <w:sz w:val="22"/>
          <w:szCs w:val="22"/>
          <w:highlight w:val="yellow"/>
        </w:rPr>
        <w:t>—</w:t>
      </w:r>
      <w:r w:rsidR="00663567" w:rsidRPr="00041089">
        <w:rPr>
          <w:rStyle w:val="apple-converted-space"/>
          <w:color w:val="000000"/>
          <w:sz w:val="22"/>
          <w:szCs w:val="22"/>
          <w:highlight w:val="yellow"/>
        </w:rPr>
        <w:t> </w:t>
      </w:r>
      <w:hyperlink r:id="rId11" w:tgtFrame="_blank" w:history="1">
        <w:r w:rsidR="00663567" w:rsidRPr="00041089">
          <w:rPr>
            <w:rStyle w:val="Hyperlink"/>
            <w:sz w:val="22"/>
            <w:szCs w:val="22"/>
            <w:highlight w:val="yellow"/>
          </w:rPr>
          <w:t>developers.google.com/machine-learning/guides/rules-of-ml</w:t>
        </w:r>
      </w:hyperlink>
      <w:r w:rsidR="00663567" w:rsidRPr="00041089">
        <w:rPr>
          <w:color w:val="000000"/>
          <w:sz w:val="22"/>
          <w:szCs w:val="22"/>
          <w:highlight w:val="yellow"/>
        </w:rPr>
        <w:t>, PDF at</w:t>
      </w:r>
      <w:r w:rsidR="00663567" w:rsidRPr="00041089">
        <w:rPr>
          <w:rStyle w:val="apple-converted-space"/>
          <w:color w:val="000000"/>
          <w:sz w:val="22"/>
          <w:szCs w:val="22"/>
          <w:highlight w:val="yellow"/>
        </w:rPr>
        <w:t> </w:t>
      </w:r>
      <w:hyperlink r:id="rId12" w:tgtFrame="_blank" w:history="1">
        <w:r w:rsidR="00663567" w:rsidRPr="00041089">
          <w:rPr>
            <w:rStyle w:val="Hyperlink"/>
            <w:sz w:val="22"/>
            <w:szCs w:val="22"/>
            <w:highlight w:val="yellow"/>
          </w:rPr>
          <w:t>martin.zinkevich.org</w:t>
        </w:r>
      </w:hyperlink>
      <w:r w:rsidR="00663567" w:rsidRPr="00041089">
        <w:rPr>
          <w:color w:val="000000"/>
          <w:sz w:val="22"/>
          <w:szCs w:val="22"/>
          <w:highlight w:val="yellow"/>
        </w:rPr>
        <w:t>.</w:t>
      </w:r>
    </w:p>
    <w:p w14:paraId="41DC5795" w14:textId="77777777" w:rsidR="00663567" w:rsidRDefault="00663567" w:rsidP="00A6168E">
      <w:pPr>
        <w:rPr>
          <w:rStyle w:val="apple-converted-space"/>
          <w:rFonts w:ascii="-webkit-standard" w:hAnsi="-webkit-standard"/>
          <w:color w:val="000000"/>
          <w:sz w:val="27"/>
          <w:szCs w:val="27"/>
        </w:rPr>
      </w:pPr>
    </w:p>
    <w:p w14:paraId="78983E25" w14:textId="7FBB1F2C" w:rsidR="00663567" w:rsidRDefault="00F03D79" w:rsidP="000A7DCF">
      <w:pPr>
        <w:pStyle w:val="Subtitle"/>
      </w:pPr>
      <w:r>
        <w:t>4.</w:t>
      </w:r>
      <w:r w:rsidR="00070123">
        <w:t>3</w:t>
      </w:r>
      <w:r w:rsidR="007E4217">
        <w:t xml:space="preserve"> </w:t>
      </w:r>
      <w:r w:rsidR="008C27A2">
        <w:t xml:space="preserve">Reason Start </w:t>
      </w:r>
      <w:r w:rsidR="000A7DCF">
        <w:t xml:space="preserve">as an </w:t>
      </w:r>
      <w:r w:rsidR="00711E64">
        <w:t>A</w:t>
      </w:r>
      <w:r w:rsidR="000A7DCF">
        <w:t xml:space="preserve">uxiliary </w:t>
      </w:r>
      <w:r w:rsidR="00711E64">
        <w:t>H</w:t>
      </w:r>
      <w:r w:rsidR="000A7DCF">
        <w:t>ead</w:t>
      </w:r>
    </w:p>
    <w:p w14:paraId="01CB0F5C" w14:textId="77777777" w:rsidR="00E14C2F" w:rsidRPr="00E14C2F" w:rsidRDefault="00E14C2F" w:rsidP="00E14C2F"/>
    <w:p w14:paraId="092F4C66" w14:textId="7F7C642B" w:rsidR="000A7DCF" w:rsidRDefault="000A7DCF" w:rsidP="00A6168E">
      <w:pPr>
        <w:rPr>
          <w:color w:val="000000"/>
          <w:sz w:val="22"/>
          <w:szCs w:val="22"/>
        </w:rPr>
      </w:pPr>
      <w:r w:rsidRPr="00041089">
        <w:rPr>
          <w:sz w:val="22"/>
          <w:szCs w:val="22"/>
          <w:lang w:eastAsia="en-US"/>
        </w:rPr>
        <w:t>The implementation of introducing ‘</w:t>
      </w:r>
      <w:proofErr w:type="spellStart"/>
      <w:r w:rsidR="008C27A2">
        <w:rPr>
          <w:i/>
          <w:iCs/>
          <w:sz w:val="22"/>
          <w:szCs w:val="22"/>
          <w:lang w:eastAsia="en-US"/>
        </w:rPr>
        <w:t>reason_start</w:t>
      </w:r>
      <w:proofErr w:type="spellEnd"/>
      <w:r w:rsidR="008C27A2">
        <w:rPr>
          <w:sz w:val="22"/>
          <w:szCs w:val="22"/>
          <w:lang w:eastAsia="en-US"/>
        </w:rPr>
        <w:t>’</w:t>
      </w:r>
      <w:r w:rsidRPr="00041089">
        <w:rPr>
          <w:sz w:val="22"/>
          <w:szCs w:val="22"/>
          <w:lang w:eastAsia="en-US"/>
        </w:rPr>
        <w:t xml:space="preserve"> as an auxiliary head utilised only during the training stage was investigated based of </w:t>
      </w:r>
      <w:r w:rsidRPr="00F03D79">
        <w:rPr>
          <w:color w:val="000000"/>
          <w:sz w:val="22"/>
          <w:szCs w:val="22"/>
          <w:highlight w:val="yellow"/>
        </w:rPr>
        <w:t>Xu</w:t>
      </w:r>
      <w:r w:rsidR="00F03D79" w:rsidRPr="00F03D79">
        <w:rPr>
          <w:color w:val="000000"/>
          <w:sz w:val="22"/>
          <w:szCs w:val="22"/>
          <w:highlight w:val="yellow"/>
        </w:rPr>
        <w:t xml:space="preserve"> et al. (2020)</w:t>
      </w:r>
      <w:r w:rsidR="00F03D79">
        <w:rPr>
          <w:color w:val="000000"/>
          <w:sz w:val="22"/>
          <w:szCs w:val="22"/>
        </w:rPr>
        <w:t>’s</w:t>
      </w:r>
      <w:r w:rsidRPr="00041089">
        <w:rPr>
          <w:color w:val="000000"/>
          <w:sz w:val="22"/>
          <w:szCs w:val="22"/>
        </w:rPr>
        <w:t xml:space="preserve"> research, in which Xu et al. investigate introducing features that are available during offline training but inaccessible at evaluation and testing, explaining interactions in the historical data without being used in inference. This was not used in the final model to keep the </w:t>
      </w:r>
      <w:r w:rsidR="00041089" w:rsidRPr="00041089">
        <w:rPr>
          <w:color w:val="000000"/>
          <w:sz w:val="22"/>
          <w:szCs w:val="22"/>
        </w:rPr>
        <w:t>research focused on the architectures and loss functions proposed.</w:t>
      </w:r>
    </w:p>
    <w:p w14:paraId="4BCA3D4B" w14:textId="77777777" w:rsidR="00041089" w:rsidRDefault="00041089" w:rsidP="00A6168E">
      <w:pPr>
        <w:rPr>
          <w:color w:val="000000"/>
          <w:sz w:val="22"/>
          <w:szCs w:val="22"/>
        </w:rPr>
      </w:pPr>
    </w:p>
    <w:p w14:paraId="5356787E" w14:textId="695FDFE4" w:rsidR="002B5B67" w:rsidRDefault="00F03D79" w:rsidP="002B5B67">
      <w:pPr>
        <w:pStyle w:val="Subtitle"/>
      </w:pPr>
      <w:r>
        <w:t>4.</w:t>
      </w:r>
      <w:r w:rsidR="007E4217">
        <w:t xml:space="preserve">4 </w:t>
      </w:r>
      <w:r w:rsidR="002B5B67">
        <w:t>Loss Functions</w:t>
      </w:r>
    </w:p>
    <w:p w14:paraId="5DB7AA33" w14:textId="77777777" w:rsidR="002B5B67" w:rsidRDefault="002B5B67" w:rsidP="002B5B67"/>
    <w:p w14:paraId="035B40C5" w14:textId="52D11F4E" w:rsidR="002B5B67" w:rsidRDefault="00D5006A" w:rsidP="002B5B67">
      <w:pPr>
        <w:rPr>
          <w:sz w:val="22"/>
          <w:szCs w:val="22"/>
        </w:rPr>
      </w:pPr>
      <w:r>
        <w:rPr>
          <w:sz w:val="22"/>
          <w:szCs w:val="22"/>
        </w:rPr>
        <w:t xml:space="preserve">This research also compares 3 different loss functions over the two neural models. Binary Cross-Entropy (BCE) as a baseline, a position-weighted time-sensitive loss (PWTS), a custom loss function derived specifically for this </w:t>
      </w:r>
      <w:r w:rsidR="007E4217">
        <w:rPr>
          <w:sz w:val="22"/>
          <w:szCs w:val="22"/>
        </w:rPr>
        <w:t>application</w:t>
      </w:r>
      <w:r>
        <w:rPr>
          <w:sz w:val="22"/>
          <w:szCs w:val="22"/>
        </w:rPr>
        <w:t xml:space="preserve"> and an adapt</w:t>
      </w:r>
      <w:r w:rsidR="007634F5">
        <w:rPr>
          <w:sz w:val="22"/>
          <w:szCs w:val="22"/>
        </w:rPr>
        <w:t>at</w:t>
      </w:r>
      <w:r>
        <w:rPr>
          <w:sz w:val="22"/>
          <w:szCs w:val="22"/>
        </w:rPr>
        <w:t xml:space="preserve">ion of the Distributionally Robust Rényi Loss (DrRL) of </w:t>
      </w:r>
      <w:r w:rsidRPr="00F03D79">
        <w:rPr>
          <w:sz w:val="22"/>
          <w:szCs w:val="22"/>
          <w:highlight w:val="yellow"/>
        </w:rPr>
        <w:t>Zhang et al. (2025),</w:t>
      </w:r>
      <w:r>
        <w:rPr>
          <w:sz w:val="22"/>
          <w:szCs w:val="22"/>
        </w:rPr>
        <w:t xml:space="preserve"> adapted from the author’s reference implementation.</w:t>
      </w:r>
    </w:p>
    <w:p w14:paraId="3CD975BF" w14:textId="77777777" w:rsidR="00D5006A" w:rsidRDefault="00D5006A" w:rsidP="002B5B67">
      <w:pPr>
        <w:rPr>
          <w:sz w:val="22"/>
          <w:szCs w:val="22"/>
        </w:rPr>
      </w:pPr>
    </w:p>
    <w:p w14:paraId="3B5F5F93" w14:textId="332A3DBD" w:rsidR="007E4217" w:rsidRDefault="007E4217" w:rsidP="002B5B67">
      <w:pPr>
        <w:rPr>
          <w:sz w:val="22"/>
          <w:szCs w:val="22"/>
        </w:rPr>
      </w:pPr>
      <w:r>
        <w:rPr>
          <w:sz w:val="22"/>
          <w:szCs w:val="22"/>
        </w:rPr>
        <w:lastRenderedPageBreak/>
        <w:t xml:space="preserve">Initially, both the sequential models </w:t>
      </w:r>
      <w:r w:rsidR="007634F5">
        <w:rPr>
          <w:sz w:val="22"/>
          <w:szCs w:val="22"/>
        </w:rPr>
        <w:t xml:space="preserve">output </w:t>
      </w:r>
      <w:r>
        <w:rPr>
          <w:sz w:val="22"/>
          <w:szCs w:val="22"/>
        </w:rPr>
        <w:t>probabilities calculated by the sigmoid function, however due to the requirements of the DrRL, both models now output unbounded logit scores. DrRL is defined over unbounded ranking scores so therefore if confined to a unit interval it</w:t>
      </w:r>
      <w:r w:rsidR="007634F5">
        <w:rPr>
          <w:sz w:val="22"/>
          <w:szCs w:val="22"/>
        </w:rPr>
        <w:t>s</w:t>
      </w:r>
      <w:r>
        <w:rPr>
          <w:sz w:val="22"/>
          <w:szCs w:val="22"/>
        </w:rPr>
        <w:t xml:space="preserve"> gradient vanishes as the probabilities converge to 1.</w:t>
      </w:r>
    </w:p>
    <w:p w14:paraId="090D5427" w14:textId="77777777" w:rsidR="007E4217" w:rsidRDefault="007E4217" w:rsidP="002B5B67">
      <w:pPr>
        <w:rPr>
          <w:sz w:val="22"/>
          <w:szCs w:val="22"/>
        </w:rPr>
      </w:pPr>
    </w:p>
    <w:p w14:paraId="3AB97D18" w14:textId="59E5D717" w:rsidR="00D5006A" w:rsidRDefault="007E4217" w:rsidP="002B5B67">
      <w:pPr>
        <w:rPr>
          <w:sz w:val="22"/>
          <w:szCs w:val="22"/>
        </w:rPr>
      </w:pPr>
      <w:r>
        <w:rPr>
          <w:sz w:val="22"/>
          <w:szCs w:val="22"/>
        </w:rPr>
        <w:t xml:space="preserve">Multiple changes were made to the </w:t>
      </w:r>
      <w:r w:rsidR="00070123">
        <w:rPr>
          <w:sz w:val="22"/>
          <w:szCs w:val="22"/>
        </w:rPr>
        <w:t xml:space="preserve">reference </w:t>
      </w:r>
      <w:r>
        <w:rPr>
          <w:sz w:val="22"/>
          <w:szCs w:val="22"/>
        </w:rPr>
        <w:t>DrRL so that it could be applied to this application. The reference DrRL applies to collaborative filtering, in which a model scores negatives sampled from the catalogue. Firstly, negative sampling was removed</w:t>
      </w:r>
      <w:r w:rsidR="00D25359">
        <w:rPr>
          <w:sz w:val="22"/>
          <w:szCs w:val="22"/>
        </w:rPr>
        <w:t xml:space="preserve">, instead a Boolean-mask is applied to non-skipped tracks in the query segment. Scores are read directly from the model’s output layer due to the lack of an item-embedding. Skipped tracks are assigned as positive interactions as the model is being evaluated on skip probabilities. The Rényi penalty is then computed over the whole batch of negative signals. The Rényi order (gamma) was tuned along with each sequential model’s hyperparameters, selecting 2.0 for the recurrent model and </w:t>
      </w:r>
      <w:r w:rsidR="00F03D79">
        <w:rPr>
          <w:sz w:val="22"/>
          <w:szCs w:val="22"/>
        </w:rPr>
        <w:t>3.</w:t>
      </w:r>
      <w:r w:rsidR="00D25359">
        <w:rPr>
          <w:sz w:val="22"/>
          <w:szCs w:val="22"/>
        </w:rPr>
        <w:t>0 for the transformer model.</w:t>
      </w:r>
    </w:p>
    <w:p w14:paraId="6901EC54" w14:textId="77777777" w:rsidR="00D25359" w:rsidRDefault="00D25359" w:rsidP="002B5B67">
      <w:pPr>
        <w:rPr>
          <w:sz w:val="22"/>
          <w:szCs w:val="22"/>
        </w:rPr>
      </w:pPr>
    </w:p>
    <w:p w14:paraId="2F094A74" w14:textId="500AD765" w:rsidR="00D25359" w:rsidRDefault="00D25359" w:rsidP="002B5B67">
      <w:pPr>
        <w:rPr>
          <w:sz w:val="22"/>
          <w:szCs w:val="22"/>
        </w:rPr>
      </w:pPr>
      <w:r>
        <w:rPr>
          <w:sz w:val="22"/>
          <w:szCs w:val="22"/>
        </w:rPr>
        <w:t>PWTS multiplies the baseline loss by three distinct weights;</w:t>
      </w:r>
    </w:p>
    <w:p w14:paraId="5B2B9929" w14:textId="77777777" w:rsidR="005C106F" w:rsidRDefault="005C106F" w:rsidP="006A172B">
      <w:pPr>
        <w:pStyle w:val="ListParagraph"/>
        <w:numPr>
          <w:ilvl w:val="0"/>
          <w:numId w:val="13"/>
        </w:numPr>
        <w:rPr>
          <w:sz w:val="22"/>
          <w:szCs w:val="22"/>
        </w:rPr>
      </w:pPr>
      <w:r>
        <w:rPr>
          <w:sz w:val="22"/>
          <w:szCs w:val="22"/>
        </w:rPr>
        <w:t>Position Weight:</w:t>
      </w:r>
    </w:p>
    <w:p w14:paraId="07D9D9B0" w14:textId="5C00F49D" w:rsidR="005C106F" w:rsidRPr="005C106F" w:rsidRDefault="00000000" w:rsidP="005C106F">
      <w:pPr>
        <w:pStyle w:val="ListParagraph"/>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position</m:t>
              </m:r>
            </m:sub>
          </m:sSub>
          <m:r>
            <w:rPr>
              <w:rFonts w:ascii="Cambria Math" w:hAnsi="Cambria Math"/>
              <w:sz w:val="22"/>
              <w:szCs w:val="22"/>
            </w:rPr>
            <m:t>=1+</m:t>
          </m:r>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-3p</m:t>
              </m:r>
            </m:sup>
          </m:sSup>
        </m:oMath>
      </m:oMathPara>
    </w:p>
    <w:p w14:paraId="58934F84" w14:textId="77777777" w:rsidR="005C106F" w:rsidRDefault="005C106F" w:rsidP="005C106F">
      <w:pPr>
        <w:ind w:left="360"/>
        <w:rPr>
          <w:sz w:val="22"/>
          <w:szCs w:val="22"/>
        </w:rPr>
      </w:pPr>
    </w:p>
    <w:p w14:paraId="7FE25F8A" w14:textId="6E06ACCA" w:rsidR="006A172B" w:rsidRPr="005C106F" w:rsidRDefault="005C106F" w:rsidP="005C106F">
      <w:pPr>
        <w:ind w:left="360" w:firstLine="360"/>
        <w:rPr>
          <w:sz w:val="22"/>
          <w:szCs w:val="22"/>
        </w:rPr>
      </w:pPr>
      <w:r>
        <w:rPr>
          <w:sz w:val="22"/>
          <w:szCs w:val="22"/>
        </w:rPr>
        <w:t>W</w:t>
      </w:r>
      <w:r w:rsidR="006A172B" w:rsidRPr="005C106F">
        <w:rPr>
          <w:sz w:val="22"/>
          <w:szCs w:val="22"/>
        </w:rPr>
        <w:t>here p is the % of the progression through the session.</w:t>
      </w:r>
    </w:p>
    <w:p w14:paraId="19167527" w14:textId="6244AC13" w:rsidR="006A172B" w:rsidRDefault="00D25359" w:rsidP="005C106F">
      <w:pPr>
        <w:pStyle w:val="ListParagraph"/>
        <w:rPr>
          <w:sz w:val="22"/>
          <w:szCs w:val="22"/>
        </w:rPr>
      </w:pPr>
      <w:r>
        <w:rPr>
          <w:sz w:val="22"/>
          <w:szCs w:val="22"/>
        </w:rPr>
        <w:t xml:space="preserve">This decays exponentially as the session progresses. This is derived from the idea that </w:t>
      </w:r>
      <w:r w:rsidR="006A172B">
        <w:rPr>
          <w:sz w:val="22"/>
          <w:szCs w:val="22"/>
        </w:rPr>
        <w:t>an error in prediction earlier on in the query segment matters more to the listener than a later error.</w:t>
      </w:r>
    </w:p>
    <w:p w14:paraId="74411468" w14:textId="59AABAAA" w:rsidR="005C106F" w:rsidRDefault="005C106F" w:rsidP="005C106F">
      <w:pPr>
        <w:rPr>
          <w:sz w:val="22"/>
          <w:szCs w:val="22"/>
        </w:rPr>
      </w:pPr>
    </w:p>
    <w:p w14:paraId="3BBFFD94" w14:textId="755C26DD" w:rsidR="005C106F" w:rsidRDefault="005C106F" w:rsidP="005C106F">
      <w:pPr>
        <w:pStyle w:val="ListParagraph"/>
        <w:numPr>
          <w:ilvl w:val="0"/>
          <w:numId w:val="13"/>
        </w:numPr>
        <w:rPr>
          <w:sz w:val="22"/>
          <w:szCs w:val="22"/>
        </w:rPr>
      </w:pPr>
      <w:r>
        <w:rPr>
          <w:sz w:val="22"/>
          <w:szCs w:val="22"/>
        </w:rPr>
        <w:t>Time Weight:</w:t>
      </w:r>
    </w:p>
    <w:p w14:paraId="42E03C83" w14:textId="794C1294" w:rsidR="005C106F" w:rsidRPr="009B2156" w:rsidRDefault="005C106F" w:rsidP="00F16B54">
      <w:pPr>
        <w:pStyle w:val="ListParagraph"/>
        <w:rPr>
          <w:sz w:val="21"/>
          <w:szCs w:val="21"/>
        </w:rPr>
      </w:pPr>
      <m:oMathPara>
        <m:oMath>
          <m:r>
            <w:rPr>
              <w:rFonts w:ascii="Cambria Math" w:hAnsi="Cambria Math"/>
              <w:sz w:val="21"/>
              <w:szCs w:val="21"/>
            </w:rPr>
            <m:t xml:space="preserve">When t&lt;0.1: </m:t>
          </m:r>
          <m:sSub>
            <m:sSubPr>
              <m:ctrlPr>
                <w:rPr>
                  <w:rFonts w:ascii="Cambria Math" w:hAnsi="Cambria Math"/>
                  <w:i/>
                  <w:sz w:val="21"/>
                  <w:szCs w:val="21"/>
                </w:rPr>
              </m:ctrlPr>
            </m:sSubPr>
            <m:e>
              <m:r>
                <w:rPr>
                  <w:rFonts w:ascii="Cambria Math" w:hAnsi="Cambria Math"/>
                  <w:sz w:val="21"/>
                  <w:szCs w:val="21"/>
                </w:rPr>
                <m:t>w</m:t>
              </m:r>
            </m:e>
            <m:sub>
              <m:r>
                <w:rPr>
                  <w:rFonts w:ascii="Cambria Math" w:hAnsi="Cambria Math"/>
                  <w:sz w:val="21"/>
                  <w:szCs w:val="21"/>
                </w:rPr>
                <m:t>time</m:t>
              </m:r>
            </m:sub>
          </m:sSub>
          <m:r>
            <w:rPr>
              <w:rFonts w:ascii="Cambria Math" w:hAnsi="Cambria Math"/>
              <w:sz w:val="21"/>
              <w:szCs w:val="21"/>
            </w:rPr>
            <m:t>=2-</m:t>
          </m:r>
          <m:f>
            <m:fPr>
              <m:ctrlPr>
                <w:rPr>
                  <w:rFonts w:ascii="Cambria Math" w:hAnsi="Cambria Math"/>
                  <w:i/>
                  <w:sz w:val="21"/>
                  <w:szCs w:val="21"/>
                </w:rPr>
              </m:ctrlPr>
            </m:fPr>
            <m:num>
              <m:r>
                <w:rPr>
                  <w:rFonts w:ascii="Cambria Math" w:hAnsi="Cambria Math"/>
                  <w:sz w:val="21"/>
                  <w:szCs w:val="21"/>
                </w:rPr>
                <m:t>t</m:t>
              </m:r>
            </m:num>
            <m:den>
              <m:r>
                <w:rPr>
                  <w:rFonts w:ascii="Cambria Math" w:hAnsi="Cambria Math"/>
                  <w:sz w:val="21"/>
                  <w:szCs w:val="21"/>
                </w:rPr>
                <m:t>0.1</m:t>
              </m:r>
            </m:den>
          </m:f>
        </m:oMath>
      </m:oMathPara>
    </w:p>
    <w:p w14:paraId="1A514BF5" w14:textId="4F92FB45" w:rsidR="005C106F" w:rsidRPr="005C106F" w:rsidRDefault="005C106F" w:rsidP="005C106F">
      <w:pPr>
        <w:pStyle w:val="ListParagraph"/>
        <w:rPr>
          <w:sz w:val="22"/>
          <w:szCs w:val="22"/>
        </w:rPr>
      </w:pPr>
      <m:oMathPara>
        <m:oMath>
          <m:r>
            <m:rPr>
              <m:sty m:val="p"/>
            </m:rPr>
            <w:rPr>
              <w:rFonts w:ascii="Cambria Math" w:hAnsi="Cambria Math"/>
              <w:sz w:val="22"/>
              <w:szCs w:val="22"/>
            </w:rPr>
            <w:br/>
          </m:r>
        </m:oMath>
        <m:oMath>
          <m:r>
            <w:rPr>
              <w:rFonts w:ascii="Cambria Math" w:hAnsi="Cambria Math"/>
              <w:sz w:val="22"/>
              <w:szCs w:val="22"/>
            </w:rPr>
            <m:t>Otherwise:</m:t>
          </m:r>
          <m:sSub>
            <m:sSubPr>
              <m:ctrlPr>
                <w:rPr>
                  <w:rFonts w:ascii="Cambria Math" w:hAnsi="Cambria Math"/>
                  <w:i/>
                  <w:sz w:val="22"/>
                  <w:szCs w:val="22"/>
                </w:rPr>
              </m:ctrlPr>
            </m:sSubPr>
            <m:e>
              <m:r>
                <w:rPr>
                  <w:rFonts w:ascii="Cambria Math" w:hAnsi="Cambria Math"/>
                  <w:sz w:val="22"/>
                  <w:szCs w:val="22"/>
                </w:rPr>
                <m:t xml:space="preserve"> w</m:t>
              </m:r>
            </m:e>
            <m:sub>
              <m:r>
                <w:rPr>
                  <w:rFonts w:ascii="Cambria Math" w:hAnsi="Cambria Math"/>
                  <w:sz w:val="22"/>
                  <w:szCs w:val="22"/>
                </w:rPr>
                <m:t>time</m:t>
              </m:r>
            </m:sub>
          </m:sSub>
          <m:r>
            <w:rPr>
              <w:rFonts w:ascii="Cambria Math" w:hAnsi="Cambria Math"/>
              <w:sz w:val="22"/>
              <w:szCs w:val="22"/>
            </w:rPr>
            <m:t>=1</m:t>
          </m:r>
        </m:oMath>
      </m:oMathPara>
    </w:p>
    <w:p w14:paraId="17A117BD" w14:textId="409E0BCD" w:rsidR="005C106F" w:rsidRPr="00B252D7" w:rsidRDefault="005C106F" w:rsidP="00B252D7">
      <w:pPr>
        <w:pStyle w:val="ListParagraph"/>
        <w:rPr>
          <w:sz w:val="22"/>
          <w:szCs w:val="22"/>
        </w:rPr>
      </w:pPr>
      <m:oMathPara>
        <m:oMath>
          <m:r>
            <m:rPr>
              <m:sty m:val="p"/>
            </m:rPr>
            <w:rPr>
              <w:rFonts w:ascii="Cambria Math" w:hAnsi="Cambria Math"/>
              <w:sz w:val="22"/>
              <w:szCs w:val="22"/>
            </w:rPr>
            <w:br/>
          </m:r>
        </m:oMath>
      </m:oMathPara>
      <w:r w:rsidRPr="00B252D7">
        <w:rPr>
          <w:sz w:val="22"/>
          <w:szCs w:val="22"/>
        </w:rPr>
        <w:t xml:space="preserve">Where t is the percentage of the track listened to before </w:t>
      </w:r>
      <w:r w:rsidR="009B2156">
        <w:rPr>
          <w:sz w:val="22"/>
          <w:szCs w:val="22"/>
        </w:rPr>
        <w:t>the playback ends</w:t>
      </w:r>
      <w:r w:rsidRPr="00B252D7">
        <w:rPr>
          <w:sz w:val="22"/>
          <w:szCs w:val="22"/>
        </w:rPr>
        <w:t>.</w:t>
      </w:r>
    </w:p>
    <w:p w14:paraId="14E70AC0" w14:textId="77777777" w:rsidR="005C106F" w:rsidRDefault="005C106F" w:rsidP="005C106F">
      <w:pPr>
        <w:pStyle w:val="ListParagraph"/>
        <w:rPr>
          <w:sz w:val="22"/>
          <w:szCs w:val="22"/>
        </w:rPr>
      </w:pPr>
    </w:p>
    <w:p w14:paraId="12B753D1" w14:textId="67820DEF" w:rsidR="005C106F" w:rsidRDefault="005C106F" w:rsidP="005C106F">
      <w:pPr>
        <w:pStyle w:val="ListParagraph"/>
        <w:rPr>
          <w:sz w:val="22"/>
          <w:szCs w:val="22"/>
        </w:rPr>
      </w:pPr>
      <w:r>
        <w:rPr>
          <w:sz w:val="22"/>
          <w:szCs w:val="22"/>
        </w:rPr>
        <w:t>This weight</w:t>
      </w:r>
      <w:r w:rsidR="00F16B54">
        <w:rPr>
          <w:sz w:val="22"/>
          <w:szCs w:val="22"/>
        </w:rPr>
        <w:t xml:space="preserve"> decays from 2 linearly until 10% of the track has been listened to before skipping, after that the weight defaults to 1. If a listener skips a track in the early stages of a song that should indicate a stronger skip than a later skip. </w:t>
      </w:r>
      <w:r w:rsidR="00B252D7">
        <w:rPr>
          <w:sz w:val="22"/>
          <w:szCs w:val="22"/>
        </w:rPr>
        <w:t>‘</w:t>
      </w:r>
      <w:r w:rsidR="00F16B54">
        <w:rPr>
          <w:sz w:val="22"/>
          <w:szCs w:val="22"/>
        </w:rPr>
        <w:t>t</w:t>
      </w:r>
      <w:r w:rsidR="00B252D7">
        <w:rPr>
          <w:sz w:val="22"/>
          <w:szCs w:val="22"/>
        </w:rPr>
        <w:t>’</w:t>
      </w:r>
      <w:r w:rsidR="00F16B54">
        <w:rPr>
          <w:sz w:val="22"/>
          <w:szCs w:val="22"/>
        </w:rPr>
        <w:t xml:space="preserve"> is derived from the features ‘</w:t>
      </w:r>
      <w:proofErr w:type="spellStart"/>
      <w:r w:rsidR="00F16B54" w:rsidRPr="00F16B54">
        <w:rPr>
          <w:i/>
          <w:iCs/>
          <w:sz w:val="22"/>
          <w:szCs w:val="22"/>
        </w:rPr>
        <w:t>ms_played</w:t>
      </w:r>
      <w:proofErr w:type="spellEnd"/>
      <w:r w:rsidR="00F16B54">
        <w:rPr>
          <w:sz w:val="22"/>
          <w:szCs w:val="22"/>
        </w:rPr>
        <w:t xml:space="preserve">’ </w:t>
      </w:r>
      <w:r w:rsidR="00B252D7">
        <w:rPr>
          <w:sz w:val="22"/>
          <w:szCs w:val="22"/>
        </w:rPr>
        <w:t>&amp;</w:t>
      </w:r>
      <w:r w:rsidR="00F16B54">
        <w:rPr>
          <w:sz w:val="22"/>
          <w:szCs w:val="22"/>
        </w:rPr>
        <w:t xml:space="preserve"> ‘</w:t>
      </w:r>
      <w:proofErr w:type="spellStart"/>
      <w:r w:rsidR="00F16B54" w:rsidRPr="00F16B54">
        <w:rPr>
          <w:i/>
          <w:iCs/>
          <w:sz w:val="22"/>
          <w:szCs w:val="22"/>
        </w:rPr>
        <w:t>track_length</w:t>
      </w:r>
      <w:proofErr w:type="spellEnd"/>
      <w:r w:rsidR="00F16B54">
        <w:rPr>
          <w:sz w:val="22"/>
          <w:szCs w:val="22"/>
        </w:rPr>
        <w:t>’</w:t>
      </w:r>
      <w:r w:rsidR="00B252D7">
        <w:rPr>
          <w:sz w:val="22"/>
          <w:szCs w:val="22"/>
        </w:rPr>
        <w:t xml:space="preserve">, as </w:t>
      </w:r>
      <w:proofErr w:type="spellStart"/>
      <w:r w:rsidR="00B252D7">
        <w:rPr>
          <w:sz w:val="22"/>
          <w:szCs w:val="22"/>
        </w:rPr>
        <w:t>ms_played</w:t>
      </w:r>
      <w:proofErr w:type="spellEnd"/>
      <w:r w:rsidR="00B252D7">
        <w:rPr>
          <w:sz w:val="22"/>
          <w:szCs w:val="22"/>
        </w:rPr>
        <w:t xml:space="preserve"> is an unk</w:t>
      </w:r>
      <w:r w:rsidR="007634F5">
        <w:rPr>
          <w:sz w:val="22"/>
          <w:szCs w:val="22"/>
        </w:rPr>
        <w:t>n</w:t>
      </w:r>
      <w:r w:rsidR="00B252D7">
        <w:rPr>
          <w:sz w:val="22"/>
          <w:szCs w:val="22"/>
        </w:rPr>
        <w:t>own feature at the time of prediction it cannot be included in the model inputs so including it in the loss function is a way to include it in the model.</w:t>
      </w:r>
    </w:p>
    <w:p w14:paraId="6ACCCBC6" w14:textId="77777777" w:rsidR="00B252D7" w:rsidRDefault="00B252D7" w:rsidP="005C106F">
      <w:pPr>
        <w:pStyle w:val="ListParagraph"/>
        <w:rPr>
          <w:sz w:val="22"/>
          <w:szCs w:val="22"/>
        </w:rPr>
      </w:pPr>
    </w:p>
    <w:p w14:paraId="6CAB90B8" w14:textId="6039FAC1" w:rsidR="00B252D7" w:rsidRPr="00B252D7" w:rsidRDefault="00B252D7" w:rsidP="00B252D7">
      <w:pPr>
        <w:pStyle w:val="ListParagraph"/>
        <w:numPr>
          <w:ilvl w:val="0"/>
          <w:numId w:val="13"/>
        </w:numPr>
        <w:rPr>
          <w:sz w:val="22"/>
          <w:szCs w:val="22"/>
        </w:rPr>
      </w:pPr>
      <w:r>
        <w:rPr>
          <w:sz w:val="22"/>
          <w:szCs w:val="22"/>
        </w:rPr>
        <w:t>Historical Weight:</w:t>
      </w:r>
    </w:p>
    <w:p w14:paraId="66934CF3" w14:textId="6C3C9AA5" w:rsidR="00B252D7" w:rsidRPr="00B252D7" w:rsidRDefault="00000000" w:rsidP="00B252D7">
      <w:pPr>
        <w:pStyle w:val="ListParagraph"/>
        <w:rPr>
          <w:sz w:val="22"/>
          <w:szCs w:val="22"/>
        </w:rPr>
      </w:pPr>
      <m:oMathPara>
        <m:oMath>
          <m:sSub>
            <m:sSubPr>
              <m:ctrlPr>
                <w:rPr>
                  <w:rFonts w:ascii="Cambria Math" w:hAnsi="Cambria Math"/>
                  <w:sz w:val="22"/>
                  <w:szCs w:val="22"/>
                </w:rPr>
              </m:ctrlPr>
            </m:sSubPr>
            <m:e>
              <m:r>
                <m:rPr>
                  <m:sty m:val="p"/>
                </m:rPr>
                <w:rPr>
                  <w:rFonts w:ascii="Cambria Math" w:hAnsi="Cambria Math"/>
                  <w:sz w:val="22"/>
                  <w:szCs w:val="22"/>
                </w:rPr>
                <m:t>w</m:t>
              </m:r>
            </m:e>
            <m:sub>
              <m:r>
                <m:rPr>
                  <m:sty m:val="p"/>
                </m:rPr>
                <w:rPr>
                  <w:rFonts w:ascii="Cambria Math" w:hAnsi="Cambria Math"/>
                  <w:sz w:val="22"/>
                  <w:szCs w:val="22"/>
                </w:rPr>
                <m:t>historical</m:t>
              </m:r>
            </m:sub>
          </m:sSub>
          <m:r>
            <w:rPr>
              <w:rFonts w:ascii="Cambria Math" w:hAnsi="Cambria Math"/>
              <w:sz w:val="22"/>
              <w:szCs w:val="22"/>
            </w:rPr>
            <m:t>=1+σ</m:t>
          </m:r>
          <m:d>
            <m:dPr>
              <m:ctrlPr>
                <w:rPr>
                  <w:rFonts w:ascii="Cambria Math" w:hAnsi="Cambria Math"/>
                  <w:sz w:val="22"/>
                  <w:szCs w:val="22"/>
                </w:rPr>
              </m:ctrlPr>
            </m:dPr>
            <m:e>
              <m:r>
                <w:rPr>
                  <w:rFonts w:ascii="Cambria Math" w:hAnsi="Cambria Math"/>
                  <w:sz w:val="22"/>
                  <w:szCs w:val="22"/>
                </w:rPr>
                <m:t>6</m:t>
              </m:r>
              <m:d>
                <m:dPr>
                  <m:ctrlPr>
                    <w:rPr>
                      <w:rFonts w:ascii="Cambria Math" w:hAnsi="Cambria Math"/>
                      <w:sz w:val="22"/>
                      <w:szCs w:val="22"/>
                    </w:rPr>
                  </m:ctrlPr>
                </m:dPr>
                <m:e>
                  <m:r>
                    <m:rPr>
                      <m:sty m:val="p"/>
                    </m:rPr>
                    <w:rPr>
                      <w:rFonts w:ascii="Cambria Math" w:hAnsi="Cambria Math"/>
                      <w:sz w:val="22"/>
                      <w:szCs w:val="22"/>
                    </w:rPr>
                    <m:t>h</m:t>
                  </m:r>
                  <m:r>
                    <w:rPr>
                      <w:rFonts w:ascii="Cambria Math" w:hAnsi="Cambria Math"/>
                      <w:sz w:val="22"/>
                      <w:szCs w:val="22"/>
                    </w:rPr>
                    <m:t>-0.5</m:t>
                  </m:r>
                </m:e>
              </m:d>
            </m:e>
          </m:d>
        </m:oMath>
      </m:oMathPara>
    </w:p>
    <w:p w14:paraId="43604029" w14:textId="77777777" w:rsidR="00B252D7" w:rsidRDefault="00B252D7" w:rsidP="00B252D7">
      <w:pPr>
        <w:pStyle w:val="ListParagraph"/>
        <w:rPr>
          <w:sz w:val="22"/>
          <w:szCs w:val="22"/>
        </w:rPr>
      </w:pPr>
    </w:p>
    <w:p w14:paraId="43EFC496" w14:textId="7AFFF3EF" w:rsidR="00B252D7" w:rsidRDefault="00B252D7" w:rsidP="00B252D7">
      <w:pPr>
        <w:pStyle w:val="ListParagraph"/>
        <w:rPr>
          <w:sz w:val="22"/>
          <w:szCs w:val="22"/>
        </w:rPr>
      </w:pPr>
      <w:r>
        <w:rPr>
          <w:sz w:val="22"/>
          <w:szCs w:val="22"/>
        </w:rPr>
        <w:t>Where h is the historical skip rate</w:t>
      </w:r>
      <w:r w:rsidR="009B2156">
        <w:rPr>
          <w:sz w:val="22"/>
          <w:szCs w:val="22"/>
        </w:rPr>
        <w:t>,</w:t>
      </w:r>
      <w:r>
        <w:rPr>
          <w:sz w:val="22"/>
          <w:szCs w:val="22"/>
        </w:rPr>
        <w:t xml:space="preserve"> </w:t>
      </w:r>
      <m:oMath>
        <m:r>
          <w:rPr>
            <w:rFonts w:ascii="Cambria Math" w:hAnsi="Cambria Math"/>
            <w:sz w:val="22"/>
            <w:szCs w:val="22"/>
          </w:rPr>
          <m:t>σ</m:t>
        </m:r>
      </m:oMath>
      <w:r>
        <w:rPr>
          <w:sz w:val="22"/>
          <w:szCs w:val="22"/>
        </w:rPr>
        <w:t xml:space="preserve"> is the logistic function</w:t>
      </w:r>
      <w:r w:rsidR="009B2156">
        <w:rPr>
          <w:sz w:val="22"/>
          <w:szCs w:val="22"/>
        </w:rPr>
        <w:t>, 0.5 is the midpoint of the curve &amp; 6 is the steepness of the curve</w:t>
      </w:r>
      <w:r>
        <w:rPr>
          <w:sz w:val="22"/>
          <w:szCs w:val="22"/>
        </w:rPr>
        <w:t>.</w:t>
      </w:r>
    </w:p>
    <w:p w14:paraId="34B78EDD" w14:textId="77777777" w:rsidR="00B252D7" w:rsidRDefault="00B252D7" w:rsidP="00B252D7">
      <w:pPr>
        <w:pStyle w:val="ListParagraph"/>
        <w:rPr>
          <w:sz w:val="22"/>
          <w:szCs w:val="22"/>
        </w:rPr>
      </w:pPr>
    </w:p>
    <w:p w14:paraId="250B1002" w14:textId="094A5F67" w:rsidR="00B252D7" w:rsidRDefault="00B252D7" w:rsidP="00B252D7">
      <w:pPr>
        <w:pStyle w:val="ListParagraph"/>
        <w:rPr>
          <w:sz w:val="22"/>
          <w:szCs w:val="22"/>
        </w:rPr>
      </w:pPr>
      <w:r>
        <w:rPr>
          <w:sz w:val="22"/>
          <w:szCs w:val="22"/>
        </w:rPr>
        <w:t>The historical weight increases</w:t>
      </w:r>
      <w:r w:rsidR="0033482B">
        <w:rPr>
          <w:sz w:val="22"/>
          <w:szCs w:val="22"/>
        </w:rPr>
        <w:t xml:space="preserve"> the penalty on a track that the user has habitually skipped as a False Negative (playing a song that the user historically dislikes) is an active annoyance to the listener </w:t>
      </w:r>
      <w:r w:rsidR="00A31608">
        <w:rPr>
          <w:sz w:val="22"/>
          <w:szCs w:val="22"/>
        </w:rPr>
        <w:t xml:space="preserve">and will disrupt the listening experience </w:t>
      </w:r>
      <w:r w:rsidR="0033482B">
        <w:rPr>
          <w:sz w:val="22"/>
          <w:szCs w:val="22"/>
        </w:rPr>
        <w:t xml:space="preserve">whereas a False Positive (not playing a song the user historically fully plays) is </w:t>
      </w:r>
      <w:r w:rsidR="00A31608">
        <w:rPr>
          <w:sz w:val="22"/>
          <w:szCs w:val="22"/>
        </w:rPr>
        <w:t>p</w:t>
      </w:r>
      <w:r w:rsidR="0033482B">
        <w:rPr>
          <w:sz w:val="22"/>
          <w:szCs w:val="22"/>
        </w:rPr>
        <w:t>assive, more of a missed opportunity.</w:t>
      </w:r>
    </w:p>
    <w:p w14:paraId="4AB5FF57" w14:textId="77777777" w:rsidR="0033482B" w:rsidRDefault="0033482B" w:rsidP="00B252D7">
      <w:pPr>
        <w:pStyle w:val="ListParagraph"/>
        <w:rPr>
          <w:sz w:val="22"/>
          <w:szCs w:val="22"/>
        </w:rPr>
      </w:pPr>
    </w:p>
    <w:p w14:paraId="0C37AECE" w14:textId="3F31B0FE" w:rsidR="00297FE5" w:rsidRDefault="0033482B" w:rsidP="0033482B">
      <w:pPr>
        <w:rPr>
          <w:sz w:val="22"/>
          <w:szCs w:val="22"/>
        </w:rPr>
      </w:pPr>
      <w:r>
        <w:rPr>
          <w:sz w:val="22"/>
          <w:szCs w:val="22"/>
        </w:rPr>
        <w:t xml:space="preserve">All constants used in the three PWTS weights were decided upon using exploratory analysis using the best configuration from the tuning stage. </w:t>
      </w:r>
      <w:r w:rsidR="00297FE5">
        <w:rPr>
          <w:sz w:val="22"/>
          <w:szCs w:val="22"/>
        </w:rPr>
        <w:t>The weights are the</w:t>
      </w:r>
      <w:r w:rsidR="007634F5">
        <w:rPr>
          <w:sz w:val="22"/>
          <w:szCs w:val="22"/>
        </w:rPr>
        <w:t>n</w:t>
      </w:r>
      <w:r w:rsidR="00297FE5">
        <w:rPr>
          <w:sz w:val="22"/>
          <w:szCs w:val="22"/>
        </w:rPr>
        <w:t xml:space="preserve"> combined using multiplication and then</w:t>
      </w:r>
      <w:r>
        <w:rPr>
          <w:sz w:val="22"/>
          <w:szCs w:val="22"/>
        </w:rPr>
        <w:t xml:space="preserve"> normalised to a mean of 1, so that with all weights inactive PWTS will default to BCE</w:t>
      </w:r>
      <w:r w:rsidR="00297FE5">
        <w:rPr>
          <w:sz w:val="22"/>
          <w:szCs w:val="22"/>
        </w:rPr>
        <w:t xml:space="preserve"> for use in the ablation.</w:t>
      </w:r>
    </w:p>
    <w:p w14:paraId="67F62BD7" w14:textId="77777777" w:rsidR="003D4C1E" w:rsidRDefault="003D4C1E" w:rsidP="0033482B">
      <w:pPr>
        <w:rPr>
          <w:sz w:val="22"/>
          <w:szCs w:val="22"/>
        </w:rPr>
      </w:pPr>
    </w:p>
    <w:p w14:paraId="207B8A4D" w14:textId="77777777" w:rsidR="003D4C1E" w:rsidRDefault="003D4C1E" w:rsidP="0033482B">
      <w:pPr>
        <w:rPr>
          <w:sz w:val="22"/>
          <w:szCs w:val="22"/>
        </w:rPr>
      </w:pPr>
    </w:p>
    <w:p w14:paraId="39B5DB1C" w14:textId="77777777" w:rsidR="003D4C1E" w:rsidRDefault="003D4C1E" w:rsidP="0033482B">
      <w:pPr>
        <w:rPr>
          <w:sz w:val="22"/>
          <w:szCs w:val="22"/>
        </w:rPr>
      </w:pPr>
    </w:p>
    <w:p w14:paraId="7102A24D" w14:textId="77777777" w:rsidR="003D4C1E" w:rsidRDefault="003D4C1E" w:rsidP="0033482B">
      <w:pPr>
        <w:rPr>
          <w:sz w:val="22"/>
          <w:szCs w:val="22"/>
        </w:rPr>
      </w:pPr>
    </w:p>
    <w:p w14:paraId="1F30E609" w14:textId="77777777" w:rsidR="003D4C1E" w:rsidRDefault="003D4C1E" w:rsidP="0033482B">
      <w:pPr>
        <w:rPr>
          <w:sz w:val="22"/>
          <w:szCs w:val="22"/>
        </w:rPr>
      </w:pPr>
    </w:p>
    <w:p w14:paraId="379FF327" w14:textId="77777777" w:rsidR="003D4C1E" w:rsidRDefault="003D4C1E" w:rsidP="0033482B">
      <w:pPr>
        <w:rPr>
          <w:sz w:val="22"/>
          <w:szCs w:val="22"/>
        </w:rPr>
      </w:pPr>
    </w:p>
    <w:p w14:paraId="45F60245" w14:textId="77777777" w:rsidR="003D4C1E" w:rsidRDefault="003D4C1E" w:rsidP="0033482B">
      <w:pPr>
        <w:rPr>
          <w:sz w:val="22"/>
          <w:szCs w:val="22"/>
        </w:rPr>
      </w:pPr>
    </w:p>
    <w:p w14:paraId="7154A152" w14:textId="77777777" w:rsidR="003D4C1E" w:rsidRDefault="003D4C1E" w:rsidP="0033482B">
      <w:pPr>
        <w:rPr>
          <w:sz w:val="22"/>
          <w:szCs w:val="22"/>
        </w:rPr>
      </w:pPr>
    </w:p>
    <w:p w14:paraId="2F9FA25D" w14:textId="77777777" w:rsidR="00711E64" w:rsidRDefault="00711E64" w:rsidP="0033482B">
      <w:pPr>
        <w:rPr>
          <w:sz w:val="22"/>
          <w:szCs w:val="22"/>
        </w:rPr>
      </w:pPr>
    </w:p>
    <w:p w14:paraId="4659DA23" w14:textId="77777777" w:rsidR="00070123" w:rsidRDefault="00070123" w:rsidP="0033482B">
      <w:pPr>
        <w:rPr>
          <w:b/>
          <w:bCs/>
          <w:sz w:val="40"/>
          <w:szCs w:val="40"/>
          <w:u w:val="single"/>
        </w:rPr>
      </w:pPr>
    </w:p>
    <w:p w14:paraId="385A2525" w14:textId="77777777" w:rsidR="00070123" w:rsidRDefault="00070123" w:rsidP="0033482B">
      <w:pPr>
        <w:rPr>
          <w:b/>
          <w:bCs/>
          <w:sz w:val="40"/>
          <w:szCs w:val="40"/>
          <w:u w:val="single"/>
        </w:rPr>
      </w:pPr>
    </w:p>
    <w:p w14:paraId="55E8E892" w14:textId="77777777" w:rsidR="00070123" w:rsidRDefault="00070123" w:rsidP="0033482B">
      <w:pPr>
        <w:rPr>
          <w:b/>
          <w:bCs/>
          <w:sz w:val="40"/>
          <w:szCs w:val="40"/>
          <w:u w:val="single"/>
        </w:rPr>
      </w:pPr>
    </w:p>
    <w:p w14:paraId="43E0DE3C" w14:textId="77777777" w:rsidR="00070123" w:rsidRDefault="00070123" w:rsidP="0033482B">
      <w:pPr>
        <w:rPr>
          <w:b/>
          <w:bCs/>
          <w:sz w:val="40"/>
          <w:szCs w:val="40"/>
          <w:u w:val="single"/>
        </w:rPr>
      </w:pPr>
    </w:p>
    <w:p w14:paraId="5F727689" w14:textId="77777777" w:rsidR="00F03D79" w:rsidRDefault="00F03D79" w:rsidP="0033482B">
      <w:pPr>
        <w:rPr>
          <w:b/>
          <w:bCs/>
          <w:sz w:val="40"/>
          <w:szCs w:val="40"/>
          <w:u w:val="single"/>
        </w:rPr>
      </w:pPr>
    </w:p>
    <w:p w14:paraId="677EABA4" w14:textId="77777777" w:rsidR="00F03D79" w:rsidRDefault="00F03D79" w:rsidP="0033482B">
      <w:pPr>
        <w:rPr>
          <w:b/>
          <w:bCs/>
          <w:sz w:val="40"/>
          <w:szCs w:val="40"/>
          <w:u w:val="single"/>
        </w:rPr>
      </w:pPr>
    </w:p>
    <w:p w14:paraId="5DFC8A69" w14:textId="453A453A" w:rsidR="003D4C1E" w:rsidRDefault="00F03D79" w:rsidP="0033482B">
      <w:pPr>
        <w:rPr>
          <w:b/>
          <w:bCs/>
          <w:sz w:val="40"/>
          <w:szCs w:val="40"/>
          <w:u w:val="single"/>
        </w:rPr>
      </w:pPr>
      <w:r>
        <w:rPr>
          <w:b/>
          <w:bCs/>
          <w:sz w:val="40"/>
          <w:szCs w:val="40"/>
          <w:u w:val="single"/>
        </w:rPr>
        <w:t>5.</w:t>
      </w:r>
      <w:r w:rsidR="002B2931">
        <w:rPr>
          <w:b/>
          <w:bCs/>
          <w:sz w:val="40"/>
          <w:szCs w:val="40"/>
          <w:u w:val="single"/>
        </w:rPr>
        <w:t xml:space="preserve"> Implementation</w:t>
      </w:r>
    </w:p>
    <w:p w14:paraId="3A0A4991" w14:textId="3F227A42" w:rsidR="00E01F7C" w:rsidRDefault="00E01F7C" w:rsidP="0033482B">
      <w:pPr>
        <w:rPr>
          <w:sz w:val="22"/>
          <w:szCs w:val="22"/>
        </w:rPr>
      </w:pPr>
    </w:p>
    <w:p w14:paraId="608C207B" w14:textId="292A9C13" w:rsidR="00E01F7C" w:rsidRPr="00E01F7C" w:rsidRDefault="00E01F7C" w:rsidP="0033482B">
      <w:pPr>
        <w:rPr>
          <w:sz w:val="22"/>
          <w:szCs w:val="22"/>
        </w:rPr>
      </w:pPr>
      <w:r>
        <w:rPr>
          <w:sz w:val="22"/>
          <w:szCs w:val="22"/>
        </w:rPr>
        <w:t xml:space="preserve">This chapter will outline the steps taken to maximise the performance of the pipeline and address </w:t>
      </w:r>
      <w:proofErr w:type="gramStart"/>
      <w:r>
        <w:rPr>
          <w:sz w:val="22"/>
          <w:szCs w:val="22"/>
        </w:rPr>
        <w:t>any and all</w:t>
      </w:r>
      <w:proofErr w:type="gramEnd"/>
      <w:r>
        <w:rPr>
          <w:sz w:val="22"/>
          <w:szCs w:val="22"/>
        </w:rPr>
        <w:t xml:space="preserve"> hurdles encountered in the construction of said pipeline.</w:t>
      </w:r>
    </w:p>
    <w:p w14:paraId="4FF53983" w14:textId="77777777" w:rsidR="002B2931" w:rsidRDefault="002B2931" w:rsidP="002B2931">
      <w:pPr>
        <w:pStyle w:val="Subtitle"/>
      </w:pPr>
    </w:p>
    <w:p w14:paraId="1964DB80" w14:textId="32271E89" w:rsidR="002B2931" w:rsidRDefault="00F03D79" w:rsidP="002B2931">
      <w:pPr>
        <w:pStyle w:val="Subtitle"/>
      </w:pPr>
      <w:r>
        <w:t>5.</w:t>
      </w:r>
      <w:r w:rsidR="002B2931">
        <w:t>1 Structure</w:t>
      </w:r>
    </w:p>
    <w:p w14:paraId="34595963" w14:textId="77777777" w:rsidR="002B2931" w:rsidRDefault="002B2931" w:rsidP="002B2931"/>
    <w:p w14:paraId="080A64C5" w14:textId="7120CCE5" w:rsidR="002B2931" w:rsidRDefault="002B2931" w:rsidP="002B2931">
      <w:pPr>
        <w:rPr>
          <w:sz w:val="22"/>
          <w:szCs w:val="22"/>
        </w:rPr>
      </w:pPr>
      <w:r>
        <w:rPr>
          <w:sz w:val="22"/>
          <w:szCs w:val="22"/>
        </w:rPr>
        <w:t>All components that are shared are written in a single file ‘</w:t>
      </w:r>
      <w:r>
        <w:rPr>
          <w:i/>
          <w:iCs/>
          <w:sz w:val="22"/>
          <w:szCs w:val="22"/>
        </w:rPr>
        <w:t>Model_lib.py</w:t>
      </w:r>
      <w:r>
        <w:rPr>
          <w:sz w:val="22"/>
          <w:szCs w:val="22"/>
        </w:rPr>
        <w:t>’, included is the dat</w:t>
      </w:r>
      <w:r w:rsidR="007634F5">
        <w:rPr>
          <w:sz w:val="22"/>
          <w:szCs w:val="22"/>
        </w:rPr>
        <w:t>a</w:t>
      </w:r>
      <w:r>
        <w:rPr>
          <w:sz w:val="22"/>
          <w:szCs w:val="22"/>
        </w:rPr>
        <w:t xml:space="preserve">set and collation logic, both sequential architectures, the training loop and all evaluation metrics. The evaluation metrics </w:t>
      </w:r>
      <w:r w:rsidR="00A31608">
        <w:rPr>
          <w:sz w:val="22"/>
          <w:szCs w:val="22"/>
        </w:rPr>
        <w:t>ensure</w:t>
      </w:r>
      <w:r>
        <w:rPr>
          <w:sz w:val="22"/>
          <w:szCs w:val="22"/>
        </w:rPr>
        <w:t xml:space="preserve"> that all four models are evaluated using the exact same code.</w:t>
      </w:r>
    </w:p>
    <w:p w14:paraId="33C78F7A" w14:textId="77777777" w:rsidR="002B2931" w:rsidRDefault="002B2931" w:rsidP="002B2931">
      <w:pPr>
        <w:rPr>
          <w:sz w:val="22"/>
          <w:szCs w:val="22"/>
        </w:rPr>
      </w:pPr>
    </w:p>
    <w:p w14:paraId="7F39C29F" w14:textId="0DA107B1" w:rsidR="002B2931" w:rsidRDefault="00F03D79" w:rsidP="002B2931">
      <w:pPr>
        <w:pStyle w:val="Subtitle"/>
      </w:pPr>
      <w:r>
        <w:t>5.</w:t>
      </w:r>
      <w:r w:rsidR="002B2931">
        <w:t>2 Performance Optimisation</w:t>
      </w:r>
    </w:p>
    <w:p w14:paraId="66516CE6" w14:textId="77777777" w:rsidR="000311ED" w:rsidRDefault="000311ED" w:rsidP="000311ED"/>
    <w:p w14:paraId="0A970F5D" w14:textId="53348473" w:rsidR="000311ED" w:rsidRPr="000311ED" w:rsidRDefault="000311ED" w:rsidP="000311ED">
      <w:pPr>
        <w:rPr>
          <w:b/>
          <w:bCs/>
          <w:u w:val="single"/>
        </w:rPr>
      </w:pPr>
      <w:r>
        <w:rPr>
          <w:b/>
          <w:bCs/>
          <w:u w:val="single"/>
        </w:rPr>
        <w:t>AUC Score</w:t>
      </w:r>
    </w:p>
    <w:p w14:paraId="5DE84735" w14:textId="427B9E41" w:rsidR="002B2931" w:rsidRDefault="000311ED" w:rsidP="002B2931">
      <w:pPr>
        <w:rPr>
          <w:sz w:val="22"/>
          <w:szCs w:val="22"/>
        </w:rPr>
      </w:pPr>
      <w:r>
        <w:rPr>
          <w:sz w:val="22"/>
          <w:szCs w:val="22"/>
        </w:rPr>
        <w:t xml:space="preserve">The AUC score is computed once per session, per split, per epoch. This culminates in tens of thousands of calls during a single run of the sequential models. Therefore, rather than using </w:t>
      </w:r>
      <w:proofErr w:type="spellStart"/>
      <w:r>
        <w:rPr>
          <w:sz w:val="22"/>
          <w:szCs w:val="22"/>
        </w:rPr>
        <w:t>sklearn.roc_auc_score</w:t>
      </w:r>
      <w:proofErr w:type="spellEnd"/>
      <w:r>
        <w:rPr>
          <w:sz w:val="22"/>
          <w:szCs w:val="22"/>
        </w:rPr>
        <w:t xml:space="preserve">, </w:t>
      </w:r>
      <w:proofErr w:type="spellStart"/>
      <w:r>
        <w:rPr>
          <w:sz w:val="22"/>
          <w:szCs w:val="22"/>
        </w:rPr>
        <w:t>fast_auc</w:t>
      </w:r>
      <w:proofErr w:type="spellEnd"/>
      <w:r>
        <w:rPr>
          <w:sz w:val="22"/>
          <w:szCs w:val="22"/>
        </w:rPr>
        <w:t xml:space="preserve"> is ut</w:t>
      </w:r>
      <w:r w:rsidR="007634F5">
        <w:rPr>
          <w:sz w:val="22"/>
          <w:szCs w:val="22"/>
        </w:rPr>
        <w:t>i</w:t>
      </w:r>
      <w:r>
        <w:rPr>
          <w:sz w:val="22"/>
          <w:szCs w:val="22"/>
        </w:rPr>
        <w:t xml:space="preserve">lised using the Mann-Whitney ranking statistic as per </w:t>
      </w:r>
      <w:r w:rsidRPr="000311ED">
        <w:rPr>
          <w:sz w:val="22"/>
          <w:szCs w:val="22"/>
        </w:rPr>
        <w:t xml:space="preserve">Hanley, </w:t>
      </w:r>
      <w:r w:rsidRPr="00F03D79">
        <w:rPr>
          <w:sz w:val="22"/>
          <w:szCs w:val="22"/>
          <w:highlight w:val="yellow"/>
        </w:rPr>
        <w:t>J.A. &amp; McNeil, B.J. (1982).</w:t>
      </w:r>
      <w:r>
        <w:rPr>
          <w:sz w:val="22"/>
          <w:szCs w:val="22"/>
        </w:rPr>
        <w:t xml:space="preserve"> This avoids per </w:t>
      </w:r>
      <w:r w:rsidR="007634F5">
        <w:rPr>
          <w:sz w:val="22"/>
          <w:szCs w:val="22"/>
        </w:rPr>
        <w:t>call</w:t>
      </w:r>
      <w:r>
        <w:rPr>
          <w:sz w:val="22"/>
          <w:szCs w:val="22"/>
        </w:rPr>
        <w:t xml:space="preserve"> validation and removes the need to construct the roc curve. This agrees with the s</w:t>
      </w:r>
      <w:r w:rsidR="007634F5">
        <w:rPr>
          <w:sz w:val="22"/>
          <w:szCs w:val="22"/>
        </w:rPr>
        <w:t>cik</w:t>
      </w:r>
      <w:r>
        <w:rPr>
          <w:sz w:val="22"/>
          <w:szCs w:val="22"/>
        </w:rPr>
        <w:t xml:space="preserve">it-learn implementation and runs </w:t>
      </w:r>
      <w:r w:rsidR="00ED3F60">
        <w:rPr>
          <w:sz w:val="22"/>
          <w:szCs w:val="22"/>
        </w:rPr>
        <w:t>si</w:t>
      </w:r>
      <w:r w:rsidR="007634F5">
        <w:rPr>
          <w:sz w:val="22"/>
          <w:szCs w:val="22"/>
        </w:rPr>
        <w:t>gnifi</w:t>
      </w:r>
      <w:r w:rsidR="00ED3F60">
        <w:rPr>
          <w:sz w:val="22"/>
          <w:szCs w:val="22"/>
        </w:rPr>
        <w:t>cantly</w:t>
      </w:r>
      <w:r>
        <w:rPr>
          <w:sz w:val="22"/>
          <w:szCs w:val="22"/>
        </w:rPr>
        <w:t xml:space="preserve"> faster.</w:t>
      </w:r>
    </w:p>
    <w:p w14:paraId="016CC93F" w14:textId="77777777" w:rsidR="000311ED" w:rsidRDefault="000311ED" w:rsidP="002B2931">
      <w:pPr>
        <w:rPr>
          <w:sz w:val="22"/>
          <w:szCs w:val="22"/>
        </w:rPr>
      </w:pPr>
    </w:p>
    <w:p w14:paraId="22F05394" w14:textId="3ACDAE3D" w:rsidR="000311ED" w:rsidRDefault="00ED3F60" w:rsidP="00ED3F60">
      <w:pPr>
        <w:rPr>
          <w:b/>
          <w:bCs/>
          <w:u w:val="single"/>
        </w:rPr>
      </w:pPr>
      <w:proofErr w:type="spellStart"/>
      <w:r>
        <w:rPr>
          <w:b/>
          <w:bCs/>
          <w:u w:val="single"/>
        </w:rPr>
        <w:t>LengthBucketSampler</w:t>
      </w:r>
      <w:proofErr w:type="spellEnd"/>
    </w:p>
    <w:p w14:paraId="0E04E66A" w14:textId="4A1F2783" w:rsidR="00ED3F60" w:rsidRDefault="00ED3F60" w:rsidP="00ED3F60">
      <w:pPr>
        <w:rPr>
          <w:sz w:val="22"/>
          <w:szCs w:val="22"/>
        </w:rPr>
      </w:pPr>
      <w:r>
        <w:rPr>
          <w:sz w:val="22"/>
          <w:szCs w:val="22"/>
        </w:rPr>
        <w:t xml:space="preserve">The length of sessions </w:t>
      </w:r>
      <w:r w:rsidR="008864BC">
        <w:rPr>
          <w:sz w:val="22"/>
          <w:szCs w:val="22"/>
        </w:rPr>
        <w:t>varies</w:t>
      </w:r>
      <w:r>
        <w:rPr>
          <w:sz w:val="22"/>
          <w:szCs w:val="22"/>
        </w:rPr>
        <w:t xml:space="preserve"> hugely, ranging from 7 tracks to 114</w:t>
      </w:r>
      <w:r w:rsidR="00F03D79">
        <w:rPr>
          <w:sz w:val="22"/>
          <w:szCs w:val="22"/>
        </w:rPr>
        <w:t>7.</w:t>
      </w:r>
      <w:r>
        <w:rPr>
          <w:sz w:val="22"/>
          <w:szCs w:val="22"/>
        </w:rPr>
        <w:t xml:space="preserve"> When a batch is </w:t>
      </w:r>
      <w:r w:rsidR="008864BC">
        <w:rPr>
          <w:sz w:val="22"/>
          <w:szCs w:val="22"/>
        </w:rPr>
        <w:t>assembled,</w:t>
      </w:r>
      <w:r>
        <w:rPr>
          <w:sz w:val="22"/>
          <w:szCs w:val="22"/>
        </w:rPr>
        <w:t xml:space="preserve"> it is then padded to the length of the longest session, this results in </w:t>
      </w:r>
      <w:proofErr w:type="gramStart"/>
      <w:r>
        <w:rPr>
          <w:sz w:val="22"/>
          <w:szCs w:val="22"/>
        </w:rPr>
        <w:t>the majority of</w:t>
      </w:r>
      <w:proofErr w:type="gramEnd"/>
      <w:r>
        <w:rPr>
          <w:sz w:val="22"/>
          <w:szCs w:val="22"/>
        </w:rPr>
        <w:t xml:space="preserve"> the tensor being padding, adding unnecessary computational power and time invested to the tuning of these models. </w:t>
      </w:r>
      <w:proofErr w:type="spellStart"/>
      <w:r>
        <w:rPr>
          <w:sz w:val="22"/>
          <w:szCs w:val="22"/>
        </w:rPr>
        <w:t>LengthBucketSampler</w:t>
      </w:r>
      <w:proofErr w:type="spellEnd"/>
      <w:r>
        <w:rPr>
          <w:sz w:val="22"/>
          <w:szCs w:val="22"/>
        </w:rPr>
        <w:t xml:space="preserve"> groups sessions of similar length to the same </w:t>
      </w:r>
      <w:r w:rsidR="008864BC">
        <w:rPr>
          <w:sz w:val="22"/>
          <w:szCs w:val="22"/>
        </w:rPr>
        <w:t xml:space="preserve">batch to reduce the amount of padding present, this is based </w:t>
      </w:r>
      <w:r w:rsidR="007634F5">
        <w:rPr>
          <w:sz w:val="22"/>
          <w:szCs w:val="22"/>
        </w:rPr>
        <w:t>on</w:t>
      </w:r>
      <w:r w:rsidR="008864BC">
        <w:rPr>
          <w:sz w:val="22"/>
          <w:szCs w:val="22"/>
        </w:rPr>
        <w:t xml:space="preserve"> work done </w:t>
      </w:r>
      <w:r w:rsidR="008864BC" w:rsidRPr="00F03D79">
        <w:rPr>
          <w:sz w:val="22"/>
          <w:szCs w:val="22"/>
          <w:highlight w:val="yellow"/>
        </w:rPr>
        <w:t xml:space="preserve">by </w:t>
      </w:r>
      <w:proofErr w:type="spellStart"/>
      <w:r w:rsidR="008864BC" w:rsidRPr="00F03D79">
        <w:rPr>
          <w:sz w:val="22"/>
          <w:szCs w:val="22"/>
          <w:highlight w:val="yellow"/>
        </w:rPr>
        <w:t>Sutskever</w:t>
      </w:r>
      <w:proofErr w:type="spellEnd"/>
      <w:r w:rsidR="008864BC" w:rsidRPr="00F03D79">
        <w:rPr>
          <w:sz w:val="22"/>
          <w:szCs w:val="22"/>
          <w:highlight w:val="yellow"/>
        </w:rPr>
        <w:t xml:space="preserve">, I. </w:t>
      </w:r>
      <w:r w:rsidR="007634F5" w:rsidRPr="00F03D79">
        <w:rPr>
          <w:sz w:val="22"/>
          <w:szCs w:val="22"/>
          <w:highlight w:val="yellow"/>
        </w:rPr>
        <w:t xml:space="preserve">et al. </w:t>
      </w:r>
      <w:r w:rsidR="008864BC" w:rsidRPr="00F03D79">
        <w:rPr>
          <w:sz w:val="22"/>
          <w:szCs w:val="22"/>
          <w:highlight w:val="yellow"/>
        </w:rPr>
        <w:t>(2014)</w:t>
      </w:r>
      <w:r w:rsidR="008864BC">
        <w:rPr>
          <w:sz w:val="22"/>
          <w:szCs w:val="22"/>
        </w:rPr>
        <w:t>.</w:t>
      </w:r>
    </w:p>
    <w:p w14:paraId="12A81BF3" w14:textId="77777777" w:rsidR="008864BC" w:rsidRDefault="008864BC" w:rsidP="00ED3F60">
      <w:pPr>
        <w:rPr>
          <w:sz w:val="22"/>
          <w:szCs w:val="22"/>
        </w:rPr>
      </w:pPr>
    </w:p>
    <w:p w14:paraId="3E60885D" w14:textId="41C89665" w:rsidR="008864BC" w:rsidRDefault="008864BC" w:rsidP="00ED3F60">
      <w:pPr>
        <w:rPr>
          <w:b/>
          <w:bCs/>
          <w:u w:val="single"/>
        </w:rPr>
      </w:pPr>
      <w:r>
        <w:rPr>
          <w:b/>
          <w:bCs/>
          <w:u w:val="single"/>
        </w:rPr>
        <w:t>Audio Feature Dataset</w:t>
      </w:r>
    </w:p>
    <w:p w14:paraId="42292E00" w14:textId="12445966" w:rsidR="008864BC" w:rsidRDefault="008864BC" w:rsidP="00ED3F60">
      <w:pPr>
        <w:rPr>
          <w:sz w:val="22"/>
          <w:szCs w:val="22"/>
        </w:rPr>
      </w:pPr>
      <w:r>
        <w:rPr>
          <w:sz w:val="22"/>
          <w:szCs w:val="22"/>
        </w:rPr>
        <w:t xml:space="preserve">The audio feature dataset is 12.05GB across ten parquet files and is stored locally alongside the streaming histories. Rather than </w:t>
      </w:r>
      <w:r w:rsidR="00F44312">
        <w:rPr>
          <w:sz w:val="22"/>
          <w:szCs w:val="22"/>
        </w:rPr>
        <w:t xml:space="preserve">combining the files and reading over the whole dataset for each streaming history to find the matching tracks, each parquet is read with just the eleven required columns and filtered against the stored list of tracks present in the volunteer data. This is appended to a list containing a subset of the parquets processed so far and subsequently the parquet is released </w:t>
      </w:r>
      <w:r w:rsidR="00F44312">
        <w:rPr>
          <w:sz w:val="22"/>
          <w:szCs w:val="22"/>
        </w:rPr>
        <w:lastRenderedPageBreak/>
        <w:t>before opening the next one. This ensures the maximum memory taken up in the merging of the datasets is the current parquet and the stored subset as opposed to the full 12GB.</w:t>
      </w:r>
    </w:p>
    <w:p w14:paraId="3E5AB6EB" w14:textId="77777777" w:rsidR="00F44312" w:rsidRDefault="00F44312" w:rsidP="00ED3F60">
      <w:pPr>
        <w:rPr>
          <w:sz w:val="22"/>
          <w:szCs w:val="22"/>
        </w:rPr>
      </w:pPr>
    </w:p>
    <w:p w14:paraId="304676BD" w14:textId="5A23511D" w:rsidR="008864BC" w:rsidRDefault="00F44312" w:rsidP="00ED3F60">
      <w:pPr>
        <w:rPr>
          <w:sz w:val="22"/>
          <w:szCs w:val="22"/>
        </w:rPr>
      </w:pPr>
      <w:r>
        <w:rPr>
          <w:sz w:val="22"/>
          <w:szCs w:val="22"/>
        </w:rPr>
        <w:t>The forward pass in the evaluation stage is chunked in a similar way to optimise peak memory.</w:t>
      </w:r>
    </w:p>
    <w:p w14:paraId="48AC50C0" w14:textId="77777777" w:rsidR="00F44312" w:rsidRDefault="00F44312" w:rsidP="00ED3F60">
      <w:pPr>
        <w:rPr>
          <w:sz w:val="22"/>
          <w:szCs w:val="22"/>
        </w:rPr>
      </w:pPr>
    </w:p>
    <w:p w14:paraId="10251D03" w14:textId="1CD2716E" w:rsidR="008D3C00" w:rsidRDefault="00F03D79" w:rsidP="00F44312">
      <w:pPr>
        <w:pStyle w:val="Subtitle"/>
      </w:pPr>
      <w:r>
        <w:t>5.</w:t>
      </w:r>
      <w:r w:rsidR="00F44312">
        <w:t>3</w:t>
      </w:r>
      <w:r w:rsidR="008D3C00">
        <w:t xml:space="preserve"> Experiment Execution</w:t>
      </w:r>
    </w:p>
    <w:p w14:paraId="7E188691" w14:textId="77777777" w:rsidR="008D3C00" w:rsidRDefault="008D3C00" w:rsidP="008D3C00">
      <w:pPr>
        <w:rPr>
          <w:sz w:val="22"/>
          <w:szCs w:val="22"/>
        </w:rPr>
      </w:pPr>
    </w:p>
    <w:p w14:paraId="61345C46" w14:textId="3D101667" w:rsidR="008D3C00" w:rsidRDefault="008D3C00" w:rsidP="008D3C00">
      <w:pPr>
        <w:rPr>
          <w:sz w:val="22"/>
          <w:szCs w:val="22"/>
        </w:rPr>
      </w:pPr>
      <w:r>
        <w:rPr>
          <w:sz w:val="22"/>
          <w:szCs w:val="22"/>
        </w:rPr>
        <w:t xml:space="preserve">The tuning stage consisted of 1,080 configurations and were distributed as SLURM job arrays on the cluster provided by Birkbeck University. Each arm of the tuning had a different number of </w:t>
      </w:r>
      <w:r w:rsidR="00301801">
        <w:rPr>
          <w:sz w:val="22"/>
          <w:szCs w:val="22"/>
        </w:rPr>
        <w:t xml:space="preserve">configurations </w:t>
      </w:r>
      <w:r>
        <w:rPr>
          <w:sz w:val="22"/>
          <w:szCs w:val="22"/>
        </w:rPr>
        <w:t>ranging from 54 for the LSTM with BCE and 486 for the SASRec with DrRL.</w:t>
      </w:r>
    </w:p>
    <w:p w14:paraId="099D878F" w14:textId="77777777" w:rsidR="008D3C00" w:rsidRDefault="008D3C00" w:rsidP="008D3C00">
      <w:pPr>
        <w:rPr>
          <w:sz w:val="22"/>
          <w:szCs w:val="22"/>
        </w:rPr>
      </w:pPr>
    </w:p>
    <w:p w14:paraId="13ED6835" w14:textId="6C7BB876" w:rsidR="008D3C00" w:rsidRDefault="008D3C00" w:rsidP="008D3C00">
      <w:pPr>
        <w:rPr>
          <w:sz w:val="22"/>
          <w:szCs w:val="22"/>
        </w:rPr>
      </w:pPr>
      <w:r>
        <w:rPr>
          <w:sz w:val="22"/>
          <w:szCs w:val="22"/>
        </w:rPr>
        <w:t xml:space="preserve">Each task evaluates a single configuration, writes it to a csv file, named accordingly and then concatenated with the other tasks of that </w:t>
      </w:r>
      <w:r w:rsidR="00301801">
        <w:rPr>
          <w:sz w:val="22"/>
          <w:szCs w:val="22"/>
        </w:rPr>
        <w:t>arm</w:t>
      </w:r>
      <w:r>
        <w:rPr>
          <w:sz w:val="22"/>
          <w:szCs w:val="22"/>
        </w:rPr>
        <w:t xml:space="preserve"> upon completion.</w:t>
      </w:r>
      <w:r w:rsidR="00F44312">
        <w:t xml:space="preserve"> </w:t>
      </w:r>
      <w:r>
        <w:rPr>
          <w:sz w:val="22"/>
          <w:szCs w:val="22"/>
        </w:rPr>
        <w:t xml:space="preserve">This avoids any risk of interleaving between tasks or partial writes </w:t>
      </w:r>
      <w:proofErr w:type="gramStart"/>
      <w:r>
        <w:rPr>
          <w:sz w:val="22"/>
          <w:szCs w:val="22"/>
        </w:rPr>
        <w:t>and also</w:t>
      </w:r>
      <w:proofErr w:type="gramEnd"/>
      <w:r>
        <w:rPr>
          <w:sz w:val="22"/>
          <w:szCs w:val="22"/>
        </w:rPr>
        <w:t xml:space="preserve"> improves the simplicity of reviewing whether all tasks were completed rather than a silent failure. Two examples of where this aided troubleshooting are below:</w:t>
      </w:r>
    </w:p>
    <w:p w14:paraId="08204E27" w14:textId="77777777" w:rsidR="008D3C00" w:rsidRDefault="008D3C00" w:rsidP="008D3C00">
      <w:pPr>
        <w:rPr>
          <w:sz w:val="22"/>
          <w:szCs w:val="22"/>
        </w:rPr>
      </w:pPr>
    </w:p>
    <w:p w14:paraId="1DD0901E" w14:textId="1F88176A" w:rsidR="008D3C00" w:rsidRDefault="00C20359" w:rsidP="00C20359">
      <w:pPr>
        <w:pStyle w:val="ListParagraph"/>
        <w:numPr>
          <w:ilvl w:val="0"/>
          <w:numId w:val="13"/>
        </w:numPr>
        <w:rPr>
          <w:sz w:val="22"/>
          <w:szCs w:val="22"/>
        </w:rPr>
      </w:pPr>
      <w:r>
        <w:rPr>
          <w:sz w:val="22"/>
          <w:szCs w:val="22"/>
        </w:rPr>
        <w:t>Accidental deletion of a virtual environment terminated 712 tasks with exit code 127, as each file was written individually and named descriptively it was a simple task to rerun the tuning on the missing tasks</w:t>
      </w:r>
    </w:p>
    <w:p w14:paraId="16FD9FEB" w14:textId="38B1FA0D" w:rsidR="00C20359" w:rsidRDefault="00C20359" w:rsidP="00C20359">
      <w:pPr>
        <w:pStyle w:val="ListParagraph"/>
        <w:numPr>
          <w:ilvl w:val="0"/>
          <w:numId w:val="13"/>
        </w:numPr>
        <w:rPr>
          <w:sz w:val="22"/>
          <w:szCs w:val="22"/>
        </w:rPr>
      </w:pPr>
      <w:r>
        <w:rPr>
          <w:sz w:val="22"/>
          <w:szCs w:val="22"/>
        </w:rPr>
        <w:t>SASRec model failed when running to</w:t>
      </w:r>
      <w:r w:rsidR="007634F5">
        <w:rPr>
          <w:sz w:val="22"/>
          <w:szCs w:val="22"/>
        </w:rPr>
        <w:t>o</w:t>
      </w:r>
      <w:r>
        <w:rPr>
          <w:sz w:val="22"/>
          <w:szCs w:val="22"/>
        </w:rPr>
        <w:t xml:space="preserve"> complex a model when using the default partition so for future runs required the A40 partition.</w:t>
      </w:r>
    </w:p>
    <w:p w14:paraId="4E494200" w14:textId="77777777" w:rsidR="00E01F7C" w:rsidRDefault="00E01F7C" w:rsidP="00301801">
      <w:pPr>
        <w:pStyle w:val="Subtitle"/>
      </w:pPr>
    </w:p>
    <w:p w14:paraId="4F24CF8B" w14:textId="1736E7EA" w:rsidR="00301801" w:rsidRDefault="00F03D79" w:rsidP="00301801">
      <w:pPr>
        <w:pStyle w:val="Subtitle"/>
      </w:pPr>
      <w:r>
        <w:t>5.</w:t>
      </w:r>
      <w:r w:rsidR="00301801">
        <w:t>4 Errors Discovered and Remedied</w:t>
      </w:r>
    </w:p>
    <w:p w14:paraId="5CA3BFC1" w14:textId="77777777" w:rsidR="00301801" w:rsidRDefault="00301801" w:rsidP="00301801">
      <w:pPr>
        <w:rPr>
          <w:sz w:val="22"/>
          <w:szCs w:val="22"/>
        </w:rPr>
      </w:pPr>
    </w:p>
    <w:p w14:paraId="531AF1AB" w14:textId="6197A1A2" w:rsidR="00301801" w:rsidRDefault="00301801" w:rsidP="00301801">
      <w:pPr>
        <w:rPr>
          <w:b/>
          <w:bCs/>
          <w:u w:val="single"/>
        </w:rPr>
      </w:pPr>
      <w:r>
        <w:rPr>
          <w:b/>
          <w:bCs/>
          <w:u w:val="single"/>
        </w:rPr>
        <w:t>Data Processing</w:t>
      </w:r>
    </w:p>
    <w:p w14:paraId="3B8EBB28" w14:textId="6FF8E38E" w:rsidR="004C6A2B" w:rsidRDefault="004C6A2B" w:rsidP="004C6A2B">
      <w:pPr>
        <w:rPr>
          <w:sz w:val="22"/>
          <w:szCs w:val="22"/>
        </w:rPr>
      </w:pPr>
      <w:r>
        <w:rPr>
          <w:sz w:val="22"/>
          <w:szCs w:val="22"/>
        </w:rPr>
        <w:t xml:space="preserve">In construction of the historical skip rates, </w:t>
      </w:r>
      <w:proofErr w:type="gramStart"/>
      <w:r>
        <w:rPr>
          <w:sz w:val="22"/>
          <w:szCs w:val="22"/>
        </w:rPr>
        <w:t>in order to</w:t>
      </w:r>
      <w:proofErr w:type="gramEnd"/>
      <w:r>
        <w:rPr>
          <w:sz w:val="22"/>
          <w:szCs w:val="22"/>
        </w:rPr>
        <w:t xml:space="preserve"> chronologise the sessions, the data frame was initially sorted on ‘</w:t>
      </w:r>
      <w:proofErr w:type="spellStart"/>
      <w:r>
        <w:rPr>
          <w:i/>
          <w:iCs/>
          <w:sz w:val="22"/>
          <w:szCs w:val="22"/>
        </w:rPr>
        <w:t>session_id</w:t>
      </w:r>
      <w:proofErr w:type="spellEnd"/>
      <w:r>
        <w:rPr>
          <w:sz w:val="22"/>
          <w:szCs w:val="22"/>
        </w:rPr>
        <w:t xml:space="preserve">’. For users with 10 or more sessions this </w:t>
      </w:r>
      <w:r w:rsidR="00BF7563">
        <w:rPr>
          <w:sz w:val="22"/>
          <w:szCs w:val="22"/>
        </w:rPr>
        <w:t>results</w:t>
      </w:r>
      <w:r>
        <w:rPr>
          <w:sz w:val="22"/>
          <w:szCs w:val="22"/>
        </w:rPr>
        <w:t xml:space="preserve"> in session number 10 being placed before session number 2, so the historical skip rate was being calculated from sessions from the future and therefore silently inflating the results. This was corrected by sorting the </w:t>
      </w:r>
      <w:proofErr w:type="spellStart"/>
      <w:r>
        <w:rPr>
          <w:sz w:val="22"/>
          <w:szCs w:val="22"/>
        </w:rPr>
        <w:t>dataframe</w:t>
      </w:r>
      <w:proofErr w:type="spellEnd"/>
      <w:r>
        <w:rPr>
          <w:sz w:val="22"/>
          <w:szCs w:val="22"/>
        </w:rPr>
        <w:t xml:space="preserve"> on ‘</w:t>
      </w:r>
      <w:proofErr w:type="spellStart"/>
      <w:r>
        <w:rPr>
          <w:i/>
          <w:iCs/>
          <w:sz w:val="22"/>
          <w:szCs w:val="22"/>
        </w:rPr>
        <w:t>user_id</w:t>
      </w:r>
      <w:proofErr w:type="spellEnd"/>
      <w:r>
        <w:rPr>
          <w:sz w:val="22"/>
          <w:szCs w:val="22"/>
        </w:rPr>
        <w:t>’</w:t>
      </w:r>
      <w:r w:rsidR="00BF7563">
        <w:rPr>
          <w:sz w:val="22"/>
          <w:szCs w:val="22"/>
        </w:rPr>
        <w:t xml:space="preserve"> </w:t>
      </w:r>
      <w:r>
        <w:rPr>
          <w:sz w:val="22"/>
          <w:szCs w:val="22"/>
        </w:rPr>
        <w:t>&amp; ‘</w:t>
      </w:r>
      <w:proofErr w:type="spellStart"/>
      <w:r>
        <w:rPr>
          <w:i/>
          <w:iCs/>
          <w:sz w:val="22"/>
          <w:szCs w:val="22"/>
        </w:rPr>
        <w:t>ts</w:t>
      </w:r>
      <w:proofErr w:type="spellEnd"/>
      <w:r>
        <w:rPr>
          <w:sz w:val="22"/>
          <w:szCs w:val="22"/>
        </w:rPr>
        <w:t>’.</w:t>
      </w:r>
    </w:p>
    <w:p w14:paraId="64B069D2" w14:textId="77777777" w:rsidR="004C6A2B" w:rsidRDefault="004C6A2B" w:rsidP="004C6A2B">
      <w:pPr>
        <w:rPr>
          <w:sz w:val="22"/>
          <w:szCs w:val="22"/>
        </w:rPr>
      </w:pPr>
    </w:p>
    <w:p w14:paraId="4643A50B" w14:textId="77777777" w:rsidR="004C6A2B" w:rsidRDefault="004C6A2B" w:rsidP="004C6A2B">
      <w:pPr>
        <w:rPr>
          <w:b/>
          <w:bCs/>
          <w:u w:val="single"/>
        </w:rPr>
      </w:pPr>
      <w:r>
        <w:rPr>
          <w:b/>
          <w:bCs/>
          <w:u w:val="single"/>
        </w:rPr>
        <w:t>PWTS Ablation</w:t>
      </w:r>
    </w:p>
    <w:p w14:paraId="2126EBB6" w14:textId="6173BBDE" w:rsidR="004C6A2B" w:rsidRDefault="004C6A2B" w:rsidP="004C6A2B">
      <w:pPr>
        <w:rPr>
          <w:sz w:val="22"/>
          <w:szCs w:val="22"/>
        </w:rPr>
      </w:pPr>
      <w:r>
        <w:rPr>
          <w:sz w:val="22"/>
          <w:szCs w:val="22"/>
        </w:rPr>
        <w:t>After the initial run of the PWTS ablation the results were perfectly separated by training length. The top seven variants all ran longer than 15 epochs whereas the bottom eight all triggered early stopping before nine epochs</w:t>
      </w:r>
      <w:r>
        <w:t xml:space="preserve">. </w:t>
      </w:r>
      <w:r>
        <w:rPr>
          <w:sz w:val="22"/>
          <w:szCs w:val="22"/>
        </w:rPr>
        <w:t>To make the ablation a fair comparison a minimum epoch floor of 20 epochs was introduced</w:t>
      </w:r>
      <w:r w:rsidR="00112805">
        <w:rPr>
          <w:sz w:val="22"/>
          <w:szCs w:val="22"/>
        </w:rPr>
        <w:t>.</w:t>
      </w:r>
    </w:p>
    <w:p w14:paraId="4F9A0B0D" w14:textId="77777777" w:rsidR="00112805" w:rsidRDefault="00112805" w:rsidP="004C6A2B">
      <w:pPr>
        <w:rPr>
          <w:sz w:val="22"/>
          <w:szCs w:val="22"/>
        </w:rPr>
      </w:pPr>
    </w:p>
    <w:p w14:paraId="13F2A16C" w14:textId="38CA4900" w:rsidR="00112805" w:rsidRDefault="00112805" w:rsidP="004C6A2B">
      <w:pPr>
        <w:rPr>
          <w:b/>
          <w:bCs/>
          <w:u w:val="single"/>
        </w:rPr>
      </w:pPr>
      <w:r w:rsidRPr="00112805">
        <w:rPr>
          <w:b/>
          <w:bCs/>
          <w:u w:val="single"/>
        </w:rPr>
        <w:t>DrRL</w:t>
      </w:r>
      <w:r>
        <w:rPr>
          <w:b/>
          <w:bCs/>
          <w:u w:val="single"/>
        </w:rPr>
        <w:t xml:space="preserve"> Bounded Outputs</w:t>
      </w:r>
    </w:p>
    <w:p w14:paraId="3E66FD07" w14:textId="52FFF18A" w:rsidR="00112805" w:rsidRDefault="00112805" w:rsidP="004C6A2B">
      <w:pPr>
        <w:rPr>
          <w:sz w:val="22"/>
          <w:szCs w:val="22"/>
        </w:rPr>
      </w:pPr>
      <w:r>
        <w:rPr>
          <w:sz w:val="22"/>
          <w:szCs w:val="22"/>
        </w:rPr>
        <w:t>DrRL is defined over unbounded outputs from the model. Initially the DrRL was applied to sigmoid outputs resulting in a loss of the gradient and a decline in the performance of the loss function as the model improved. The output sigmoid was removed from both sequential models so that they would produce unbounded logits.</w:t>
      </w:r>
    </w:p>
    <w:p w14:paraId="5FFABE3D" w14:textId="77777777" w:rsidR="00112805" w:rsidRDefault="00112805" w:rsidP="004C6A2B">
      <w:pPr>
        <w:rPr>
          <w:sz w:val="22"/>
          <w:szCs w:val="22"/>
        </w:rPr>
      </w:pPr>
    </w:p>
    <w:p w14:paraId="746448D4" w14:textId="52784B16" w:rsidR="00112805" w:rsidRDefault="00112805" w:rsidP="004C6A2B">
      <w:pPr>
        <w:rPr>
          <w:b/>
          <w:bCs/>
          <w:u w:val="single"/>
        </w:rPr>
      </w:pPr>
      <w:r>
        <w:rPr>
          <w:b/>
          <w:bCs/>
          <w:u w:val="single"/>
        </w:rPr>
        <w:t>Inconsistent Reporting</w:t>
      </w:r>
    </w:p>
    <w:p w14:paraId="5CB895C3" w14:textId="4EEB281F" w:rsidR="00112805" w:rsidRDefault="00112805" w:rsidP="004C6A2B">
      <w:pPr>
        <w:rPr>
          <w:sz w:val="22"/>
          <w:szCs w:val="22"/>
        </w:rPr>
      </w:pPr>
      <w:r>
        <w:rPr>
          <w:sz w:val="22"/>
          <w:szCs w:val="22"/>
        </w:rPr>
        <w:t>evaluate.py initially saved the last seed</w:t>
      </w:r>
      <w:r w:rsidR="00BD203F">
        <w:rPr>
          <w:sz w:val="22"/>
          <w:szCs w:val="22"/>
        </w:rPr>
        <w:t>’</w:t>
      </w:r>
      <w:r>
        <w:rPr>
          <w:sz w:val="22"/>
          <w:szCs w:val="22"/>
        </w:rPr>
        <w:t>s per session scores rather than correctly saving the five-seed mean as reported in the terminal output. This was spotted due to a cross-reference from the terminal to the saved csv and has since been corrected.</w:t>
      </w:r>
    </w:p>
    <w:p w14:paraId="6B493824" w14:textId="77777777" w:rsidR="00E01F7C" w:rsidRPr="00112805" w:rsidRDefault="00E01F7C" w:rsidP="004C6A2B">
      <w:pPr>
        <w:rPr>
          <w:sz w:val="22"/>
          <w:szCs w:val="22"/>
        </w:rPr>
      </w:pPr>
    </w:p>
    <w:p w14:paraId="1C70A6E5" w14:textId="53813797" w:rsidR="00E01F7C" w:rsidRDefault="00E01F7C" w:rsidP="0033482B">
      <w:pPr>
        <w:rPr>
          <w:sz w:val="22"/>
          <w:szCs w:val="22"/>
        </w:rPr>
      </w:pPr>
    </w:p>
    <w:p w14:paraId="1F3E85CE" w14:textId="77777777" w:rsidR="00E01F7C" w:rsidRDefault="00E01F7C">
      <w:pPr>
        <w:spacing w:after="160" w:line="278" w:lineRule="auto"/>
        <w:rPr>
          <w:sz w:val="22"/>
          <w:szCs w:val="22"/>
        </w:rPr>
      </w:pPr>
      <w:r>
        <w:rPr>
          <w:sz w:val="22"/>
          <w:szCs w:val="22"/>
        </w:rPr>
        <w:br w:type="page"/>
      </w:r>
    </w:p>
    <w:p w14:paraId="23216736" w14:textId="2FD0275B" w:rsidR="00E01F7C" w:rsidRPr="003573B6" w:rsidRDefault="00F03D79" w:rsidP="0033482B">
      <w:pPr>
        <w:rPr>
          <w:b/>
          <w:bCs/>
          <w:sz w:val="40"/>
          <w:szCs w:val="40"/>
          <w:u w:val="single"/>
        </w:rPr>
      </w:pPr>
      <w:r w:rsidRPr="003573B6">
        <w:rPr>
          <w:b/>
          <w:bCs/>
          <w:sz w:val="40"/>
          <w:szCs w:val="40"/>
          <w:u w:val="single"/>
        </w:rPr>
        <w:lastRenderedPageBreak/>
        <w:t>6.</w:t>
      </w:r>
      <w:r w:rsidR="00E01F7C" w:rsidRPr="003573B6">
        <w:rPr>
          <w:b/>
          <w:bCs/>
          <w:sz w:val="40"/>
          <w:szCs w:val="40"/>
          <w:u w:val="single"/>
        </w:rPr>
        <w:t xml:space="preserve"> Evaluation &amp; Testing</w:t>
      </w:r>
    </w:p>
    <w:p w14:paraId="11EF0E97" w14:textId="77777777" w:rsidR="00E01F7C" w:rsidRDefault="00E01F7C" w:rsidP="0033482B">
      <w:pPr>
        <w:rPr>
          <w:sz w:val="22"/>
          <w:szCs w:val="22"/>
        </w:rPr>
      </w:pPr>
    </w:p>
    <w:p w14:paraId="2D4D3663" w14:textId="183D7FA2" w:rsidR="00CF4F45" w:rsidRDefault="00CF4F45" w:rsidP="0033482B">
      <w:pPr>
        <w:rPr>
          <w:sz w:val="22"/>
          <w:szCs w:val="22"/>
        </w:rPr>
      </w:pPr>
      <w:r>
        <w:rPr>
          <w:sz w:val="22"/>
          <w:szCs w:val="22"/>
        </w:rPr>
        <w:t>This chapter will give an overview of the decisions taken in the evaluation and testing stages and the motivations behind them</w:t>
      </w:r>
    </w:p>
    <w:p w14:paraId="072B7809" w14:textId="77777777" w:rsidR="003F2885" w:rsidRDefault="003F2885" w:rsidP="0033482B">
      <w:pPr>
        <w:rPr>
          <w:sz w:val="22"/>
          <w:szCs w:val="22"/>
        </w:rPr>
      </w:pPr>
    </w:p>
    <w:p w14:paraId="45C22530" w14:textId="30E905D1" w:rsidR="003F2885" w:rsidRDefault="00F03D79" w:rsidP="003F2885">
      <w:pPr>
        <w:pStyle w:val="Subtitle"/>
      </w:pPr>
      <w:r>
        <w:t>6.</w:t>
      </w:r>
      <w:r w:rsidR="003F2885">
        <w:t>1 The Metrics</w:t>
      </w:r>
    </w:p>
    <w:p w14:paraId="0B18D504" w14:textId="14E24AD3" w:rsidR="003F2885" w:rsidRDefault="003F2885" w:rsidP="003F2885">
      <w:pPr>
        <w:rPr>
          <w:sz w:val="22"/>
          <w:szCs w:val="22"/>
        </w:rPr>
      </w:pPr>
      <w:r>
        <w:rPr>
          <w:sz w:val="22"/>
          <w:szCs w:val="22"/>
        </w:rPr>
        <w:t xml:space="preserve">There are </w:t>
      </w:r>
      <w:r w:rsidR="00A73F9B">
        <w:rPr>
          <w:sz w:val="22"/>
          <w:szCs w:val="22"/>
        </w:rPr>
        <w:t>6</w:t>
      </w:r>
      <w:r>
        <w:rPr>
          <w:sz w:val="22"/>
          <w:szCs w:val="22"/>
        </w:rPr>
        <w:t xml:space="preserve"> different metrics </w:t>
      </w:r>
      <w:proofErr w:type="gramStart"/>
      <w:r>
        <w:rPr>
          <w:sz w:val="22"/>
          <w:szCs w:val="22"/>
        </w:rPr>
        <w:t>present</w:t>
      </w:r>
      <w:proofErr w:type="gramEnd"/>
      <w:r>
        <w:rPr>
          <w:sz w:val="22"/>
          <w:szCs w:val="22"/>
        </w:rPr>
        <w:t xml:space="preserve"> in the </w:t>
      </w:r>
      <w:proofErr w:type="gramStart"/>
      <w:r>
        <w:rPr>
          <w:sz w:val="22"/>
          <w:szCs w:val="22"/>
        </w:rPr>
        <w:t>final results</w:t>
      </w:r>
      <w:proofErr w:type="gramEnd"/>
      <w:r>
        <w:rPr>
          <w:sz w:val="22"/>
          <w:szCs w:val="22"/>
        </w:rPr>
        <w:t xml:space="preserve"> table in chapter </w:t>
      </w:r>
      <w:r w:rsidR="00F03D79">
        <w:rPr>
          <w:sz w:val="22"/>
          <w:szCs w:val="22"/>
        </w:rPr>
        <w:t>7.</w:t>
      </w:r>
      <w:r>
        <w:rPr>
          <w:sz w:val="22"/>
          <w:szCs w:val="22"/>
        </w:rPr>
        <w:t xml:space="preserve"> Below is the description for each and the reasoning as to why they were chosen:</w:t>
      </w:r>
    </w:p>
    <w:p w14:paraId="71995FC9" w14:textId="77777777" w:rsidR="003F2885" w:rsidRDefault="003F2885" w:rsidP="003F2885">
      <w:pPr>
        <w:rPr>
          <w:sz w:val="22"/>
          <w:szCs w:val="22"/>
        </w:rPr>
      </w:pPr>
    </w:p>
    <w:p w14:paraId="2A14027B" w14:textId="5B94BDCE" w:rsidR="003F2885" w:rsidRDefault="003F2885" w:rsidP="003F2885">
      <w:pPr>
        <w:rPr>
          <w:b/>
          <w:bCs/>
          <w:u w:val="single"/>
        </w:rPr>
      </w:pPr>
      <w:r>
        <w:rPr>
          <w:b/>
          <w:bCs/>
          <w:u w:val="single"/>
        </w:rPr>
        <w:t>NDCG@5</w:t>
      </w:r>
      <w:r w:rsidR="002051A8">
        <w:rPr>
          <w:b/>
          <w:bCs/>
          <w:u w:val="single"/>
        </w:rPr>
        <w:t xml:space="preserve"> (selection)</w:t>
      </w:r>
    </w:p>
    <w:p w14:paraId="7D9D981A" w14:textId="6958942E" w:rsidR="003F2885" w:rsidRPr="00964A67" w:rsidRDefault="003F2885" w:rsidP="003F2885">
      <w:pPr>
        <w:rPr>
          <w:sz w:val="22"/>
          <w:szCs w:val="22"/>
        </w:rPr>
      </w:pPr>
      <w:r>
        <w:rPr>
          <w:sz w:val="22"/>
          <w:szCs w:val="22"/>
        </w:rPr>
        <w:t>This is the metric chosen to be the selection metric (the metric that decides the optimal parameters during tuning). This is computed over the reordered query segment, which has been ordered</w:t>
      </w:r>
      <w:r w:rsidR="002051A8">
        <w:rPr>
          <w:sz w:val="22"/>
          <w:szCs w:val="22"/>
        </w:rPr>
        <w:t xml:space="preserve"> </w:t>
      </w:r>
      <w:r>
        <w:rPr>
          <w:sz w:val="22"/>
          <w:szCs w:val="22"/>
        </w:rPr>
        <w:t>ascending by skip-probability with a track being treated as relevant if it was not skipped.</w:t>
      </w:r>
      <w:r w:rsidR="002051A8">
        <w:rPr>
          <w:sz w:val="22"/>
          <w:szCs w:val="22"/>
        </w:rPr>
        <w:t xml:space="preserve"> This metric was chosen as the selection metric over AUC, as the AUC score evaluates the ordering of the entire query section equally. The NDCG@5 is more suitable for this application as it weights the early positions higher. This is important, as in real-life deployment the queue order would change after each </w:t>
      </w:r>
      <w:r w:rsidR="00964A67">
        <w:rPr>
          <w:sz w:val="22"/>
          <w:szCs w:val="22"/>
        </w:rPr>
        <w:t>skip</w:t>
      </w:r>
      <w:r w:rsidR="002051A8">
        <w:rPr>
          <w:sz w:val="22"/>
          <w:szCs w:val="22"/>
        </w:rPr>
        <w:t>, so when evaluating the performance of the model after 5 tracks, it is not relevant whether the 42</w:t>
      </w:r>
      <w:r w:rsidR="002051A8" w:rsidRPr="002051A8">
        <w:rPr>
          <w:sz w:val="22"/>
          <w:szCs w:val="22"/>
          <w:vertAlign w:val="superscript"/>
        </w:rPr>
        <w:t>nd</w:t>
      </w:r>
      <w:r w:rsidR="002051A8">
        <w:rPr>
          <w:sz w:val="22"/>
          <w:szCs w:val="22"/>
        </w:rPr>
        <w:t xml:space="preserve"> track is ranked correctly. </w:t>
      </w:r>
      <w:r w:rsidR="00964A67">
        <w:rPr>
          <w:sz w:val="22"/>
          <w:szCs w:val="22"/>
        </w:rPr>
        <w:t xml:space="preserve">This feature of the real-life deployment also justifies the selection of capping the NDCG at 5; as per </w:t>
      </w:r>
      <w:r w:rsidR="00964A67" w:rsidRPr="00964A67">
        <w:rPr>
          <w:sz w:val="22"/>
          <w:szCs w:val="22"/>
          <w:highlight w:val="yellow"/>
        </w:rPr>
        <w:t>Table XXX</w:t>
      </w:r>
      <w:r w:rsidR="00964A67">
        <w:rPr>
          <w:sz w:val="22"/>
          <w:szCs w:val="22"/>
        </w:rPr>
        <w:t xml:space="preserve"> the average skip rate across all sessions is 33.1%, under random ordering the average user skips every </w:t>
      </w:r>
      <m:oMath>
        <m:f>
          <m:fPr>
            <m:ctrlPr>
              <w:ins w:id="0" w:author="Will McKenna" w:date="2026-09-01T12:07:00Z" w16du:dateUtc="2026-09-01T11:07:00Z">
                <w:rPr>
                  <w:rFonts w:ascii="Cambria Math" w:hAnsi="Cambria Math"/>
                  <w:i/>
                  <w:color w:val="3A3A3A" w:themeColor="background2" w:themeShade="40"/>
                  <w:sz w:val="22"/>
                  <w:szCs w:val="22"/>
                </w:rPr>
              </w:ins>
            </m:ctrlPr>
          </m:fPr>
          <m:num>
            <m:r>
              <w:ins w:id="1" w:author="Will McKenna" w:date="2026-09-01T12:07:00Z" w16du:dateUtc="2026-09-01T11:07:00Z">
                <w:rPr>
                  <w:rFonts w:ascii="Cambria Math" w:hAnsi="Cambria Math"/>
                  <w:color w:val="3A3A3A" w:themeColor="background2" w:themeShade="40"/>
                  <w:sz w:val="22"/>
                  <w:szCs w:val="22"/>
                  <w:rPrChange w:id="2" w:author="Will McKenna" w:date="2026-09-01T12:08:00Z" w16du:dateUtc="2026-09-01T11:08:00Z">
                    <w:rPr>
                      <w:rFonts w:ascii="Cambria Math" w:hAnsi="Cambria Math"/>
                      <w:sz w:val="22"/>
                      <w:szCs w:val="22"/>
                    </w:rPr>
                  </w:rPrChange>
                </w:rPr>
                <m:t>1</m:t>
              </w:ins>
            </m:r>
          </m:num>
          <m:den>
            <m:r>
              <w:ins w:id="3" w:author="Will McKenna" w:date="2026-09-01T12:08:00Z" w16du:dateUtc="2026-09-01T11:08:00Z">
                <w:rPr>
                  <w:rFonts w:ascii="Cambria Math" w:hAnsi="Cambria Math"/>
                  <w:color w:val="3A3A3A" w:themeColor="background2" w:themeShade="40"/>
                  <w:sz w:val="22"/>
                  <w:szCs w:val="22"/>
                  <w:rPrChange w:id="4" w:author="Will McKenna" w:date="2026-09-01T12:08:00Z" w16du:dateUtc="2026-09-01T11:08:00Z">
                    <w:rPr>
                      <w:rFonts w:ascii="Cambria Math" w:hAnsi="Cambria Math"/>
                      <w:sz w:val="22"/>
                      <w:szCs w:val="22"/>
                    </w:rPr>
                  </w:rPrChange>
                </w:rPr>
                <m:t>0.3</m:t>
              </w:ins>
            </m:r>
            <m:r>
              <w:rPr>
                <w:rFonts w:ascii="Cambria Math" w:hAnsi="Cambria Math"/>
                <w:color w:val="3A3A3A" w:themeColor="background2" w:themeShade="40"/>
                <w:sz w:val="22"/>
                <w:szCs w:val="22"/>
              </w:rPr>
              <m:t>7</m:t>
            </m:r>
          </m:den>
        </m:f>
        <m:r>
          <w:ins w:id="5" w:author="Will McKenna" w:date="2026-09-01T12:08:00Z" w16du:dateUtc="2026-09-01T11:08:00Z">
            <w:rPr>
              <w:rFonts w:ascii="Cambria Math" w:hAnsi="Cambria Math"/>
              <w:color w:val="3A3A3A" w:themeColor="background2" w:themeShade="40"/>
              <w:sz w:val="22"/>
              <w:szCs w:val="22"/>
            </w:rPr>
            <m:t>=</m:t>
          </w:ins>
        </m:r>
        <m:r>
          <w:rPr>
            <w:rFonts w:ascii="Cambria Math" w:hAnsi="Cambria Math"/>
            <w:color w:val="3A3A3A" w:themeColor="background2" w:themeShade="40"/>
            <w:sz w:val="22"/>
            <w:szCs w:val="22"/>
          </w:rPr>
          <m:t>2.7</m:t>
        </m:r>
      </m:oMath>
      <w:r w:rsidR="00964A67">
        <w:rPr>
          <w:color w:val="3A3A3A" w:themeColor="background2" w:themeShade="40"/>
          <w:sz w:val="22"/>
          <w:szCs w:val="22"/>
        </w:rPr>
        <w:t xml:space="preserve"> songs.</w:t>
      </w:r>
      <w:r w:rsidR="00227417">
        <w:rPr>
          <w:color w:val="3A3A3A" w:themeColor="background2" w:themeShade="40"/>
          <w:sz w:val="22"/>
          <w:szCs w:val="22"/>
        </w:rPr>
        <w:t xml:space="preserve"> </w:t>
      </w:r>
      <w:r w:rsidR="00227417" w:rsidRPr="00227417">
        <w:rPr>
          <w:color w:val="000000" w:themeColor="text1"/>
          <w:sz w:val="22"/>
          <w:szCs w:val="22"/>
        </w:rPr>
        <w:t>As the session progresses and the model reorders the</w:t>
      </w:r>
      <w:r w:rsidR="00227417">
        <w:rPr>
          <w:color w:val="000000" w:themeColor="text1"/>
          <w:sz w:val="22"/>
          <w:szCs w:val="22"/>
        </w:rPr>
        <w:t xml:space="preserve"> queue this number should increase, explaining the pick of </w:t>
      </w:r>
      <w:r w:rsidR="00A6152A">
        <w:rPr>
          <w:color w:val="000000" w:themeColor="text1"/>
          <w:sz w:val="22"/>
          <w:szCs w:val="22"/>
        </w:rPr>
        <w:t>5</w:t>
      </w:r>
      <w:r w:rsidR="00F03D79">
        <w:rPr>
          <w:color w:val="000000" w:themeColor="text1"/>
          <w:sz w:val="22"/>
          <w:szCs w:val="22"/>
        </w:rPr>
        <w:t>.</w:t>
      </w:r>
      <w:r w:rsidR="005F0553">
        <w:rPr>
          <w:sz w:val="22"/>
          <w:szCs w:val="22"/>
        </w:rPr>
        <w:t xml:space="preserve"> </w:t>
      </w:r>
      <w:r w:rsidR="002051A8">
        <w:rPr>
          <w:sz w:val="22"/>
          <w:szCs w:val="22"/>
        </w:rPr>
        <w:t xml:space="preserve">This measure is sourced from the work of </w:t>
      </w:r>
      <w:proofErr w:type="spellStart"/>
      <w:r w:rsidR="002051A8" w:rsidRPr="00F03D79">
        <w:rPr>
          <w:sz w:val="22"/>
          <w:szCs w:val="22"/>
          <w:highlight w:val="yellow"/>
        </w:rPr>
        <w:t>Järvelin</w:t>
      </w:r>
      <w:proofErr w:type="spellEnd"/>
      <w:r w:rsidR="002051A8" w:rsidRPr="00F03D79">
        <w:rPr>
          <w:sz w:val="22"/>
          <w:szCs w:val="22"/>
          <w:highlight w:val="yellow"/>
        </w:rPr>
        <w:t xml:space="preserve"> and Kekäläinen (2002).</w:t>
      </w:r>
    </w:p>
    <w:p w14:paraId="5523A95B" w14:textId="77777777" w:rsidR="003F2885" w:rsidRDefault="003F2885" w:rsidP="003F2885">
      <w:pPr>
        <w:rPr>
          <w:sz w:val="22"/>
          <w:szCs w:val="22"/>
        </w:rPr>
      </w:pPr>
    </w:p>
    <w:p w14:paraId="271D592B" w14:textId="3036C2DC" w:rsidR="003F2885" w:rsidRDefault="003F2885" w:rsidP="003F2885">
      <w:pPr>
        <w:rPr>
          <w:b/>
          <w:bCs/>
          <w:u w:val="single"/>
        </w:rPr>
      </w:pPr>
      <w:r>
        <w:rPr>
          <w:b/>
          <w:bCs/>
          <w:u w:val="single"/>
        </w:rPr>
        <w:t>AUC (session)</w:t>
      </w:r>
    </w:p>
    <w:p w14:paraId="240BCF0D" w14:textId="246F6F85" w:rsidR="002051A8" w:rsidRPr="002051A8" w:rsidRDefault="002051A8" w:rsidP="003F2885">
      <w:pPr>
        <w:rPr>
          <w:sz w:val="22"/>
          <w:szCs w:val="22"/>
        </w:rPr>
      </w:pPr>
      <w:r>
        <w:rPr>
          <w:sz w:val="22"/>
          <w:szCs w:val="22"/>
        </w:rPr>
        <w:t xml:space="preserve">AUC is pairwise statistic the calculates the probability </w:t>
      </w:r>
      <w:r w:rsidR="00FF1BE7">
        <w:rPr>
          <w:sz w:val="22"/>
          <w:szCs w:val="22"/>
        </w:rPr>
        <w:t xml:space="preserve">that </w:t>
      </w:r>
      <w:r>
        <w:rPr>
          <w:sz w:val="22"/>
          <w:szCs w:val="22"/>
        </w:rPr>
        <w:t xml:space="preserve">a skipped track </w:t>
      </w:r>
      <w:r w:rsidR="00FF1BE7">
        <w:rPr>
          <w:sz w:val="22"/>
          <w:szCs w:val="22"/>
        </w:rPr>
        <w:t>receiving a higher skip probability</w:t>
      </w:r>
      <w:r>
        <w:rPr>
          <w:sz w:val="22"/>
          <w:szCs w:val="22"/>
        </w:rPr>
        <w:t xml:space="preserve"> is higher than the probability of a non-skipped track.</w:t>
      </w:r>
      <w:r w:rsidR="00964A67">
        <w:rPr>
          <w:sz w:val="22"/>
          <w:szCs w:val="22"/>
        </w:rPr>
        <w:t xml:space="preserve"> This is the secondary evaluation metric, demoted from the selection metric for the reasons described above.</w:t>
      </w:r>
    </w:p>
    <w:p w14:paraId="4D63B124" w14:textId="77777777" w:rsidR="003F2885" w:rsidRDefault="003F2885" w:rsidP="003F2885">
      <w:pPr>
        <w:rPr>
          <w:b/>
          <w:bCs/>
          <w:u w:val="single"/>
        </w:rPr>
      </w:pPr>
    </w:p>
    <w:p w14:paraId="13D79273" w14:textId="68ACFEEB" w:rsidR="003F2885" w:rsidRDefault="003F2885" w:rsidP="003F2885">
      <w:pPr>
        <w:rPr>
          <w:b/>
          <w:bCs/>
          <w:u w:val="single"/>
        </w:rPr>
      </w:pPr>
      <w:r>
        <w:rPr>
          <w:b/>
          <w:bCs/>
          <w:u w:val="single"/>
        </w:rPr>
        <w:t>NDCG@10</w:t>
      </w:r>
    </w:p>
    <w:p w14:paraId="091E900F" w14:textId="6500AFAF" w:rsidR="00964A67" w:rsidRPr="00227417" w:rsidRDefault="00227417" w:rsidP="003F2885">
      <w:pPr>
        <w:rPr>
          <w:sz w:val="22"/>
          <w:szCs w:val="22"/>
        </w:rPr>
      </w:pPr>
      <w:r>
        <w:rPr>
          <w:sz w:val="22"/>
          <w:szCs w:val="22"/>
        </w:rPr>
        <w:t>This metric was included as a robustness check to evaluate whether the performance of the model holds up when evaluated over a larger number of predictions.</w:t>
      </w:r>
    </w:p>
    <w:p w14:paraId="08701886" w14:textId="77777777" w:rsidR="003F2885" w:rsidRDefault="003F2885" w:rsidP="003F2885">
      <w:pPr>
        <w:rPr>
          <w:b/>
          <w:bCs/>
          <w:u w:val="single"/>
        </w:rPr>
      </w:pPr>
    </w:p>
    <w:p w14:paraId="1E9FA21C" w14:textId="1381BAA7" w:rsidR="003F2885" w:rsidRDefault="003F2885" w:rsidP="003F2885">
      <w:pPr>
        <w:rPr>
          <w:b/>
          <w:bCs/>
          <w:u w:val="single"/>
        </w:rPr>
      </w:pPr>
      <w:r>
        <w:rPr>
          <w:b/>
          <w:bCs/>
          <w:u w:val="single"/>
        </w:rPr>
        <w:t>P@5</w:t>
      </w:r>
    </w:p>
    <w:p w14:paraId="702546E0" w14:textId="1533450A" w:rsidR="003F2885" w:rsidRPr="00CB68F4" w:rsidRDefault="00CB68F4" w:rsidP="003F2885">
      <w:pPr>
        <w:rPr>
          <w:sz w:val="22"/>
          <w:szCs w:val="22"/>
        </w:rPr>
      </w:pPr>
      <w:r>
        <w:rPr>
          <w:sz w:val="22"/>
          <w:szCs w:val="22"/>
        </w:rPr>
        <w:t>Included as an easily interpretable metric that any reader who is not well versed on the subject can understand. i.e. if the model scores P@5 = 0.</w:t>
      </w:r>
      <w:r w:rsidR="00F05F39">
        <w:rPr>
          <w:sz w:val="22"/>
          <w:szCs w:val="22"/>
        </w:rPr>
        <w:t>7</w:t>
      </w:r>
      <w:r>
        <w:rPr>
          <w:sz w:val="22"/>
          <w:szCs w:val="22"/>
        </w:rPr>
        <w:t xml:space="preserve">987, roughly </w:t>
      </w:r>
      <w:r w:rsidR="00F05F39">
        <w:rPr>
          <w:sz w:val="22"/>
          <w:szCs w:val="22"/>
        </w:rPr>
        <w:t>4</w:t>
      </w:r>
      <w:r>
        <w:rPr>
          <w:sz w:val="22"/>
          <w:szCs w:val="22"/>
        </w:rPr>
        <w:t xml:space="preserve"> out of the next </w:t>
      </w:r>
      <w:r w:rsidR="00F05F39">
        <w:rPr>
          <w:sz w:val="22"/>
          <w:szCs w:val="22"/>
        </w:rPr>
        <w:t>5</w:t>
      </w:r>
      <w:r>
        <w:rPr>
          <w:sz w:val="22"/>
          <w:szCs w:val="22"/>
        </w:rPr>
        <w:t xml:space="preserve"> songs in the queue would be </w:t>
      </w:r>
      <w:r w:rsidR="00F05F39">
        <w:rPr>
          <w:sz w:val="22"/>
          <w:szCs w:val="22"/>
        </w:rPr>
        <w:t>played to completion</w:t>
      </w:r>
      <w:r>
        <w:rPr>
          <w:sz w:val="22"/>
          <w:szCs w:val="22"/>
        </w:rPr>
        <w:t xml:space="preserve"> by the listener.</w:t>
      </w:r>
    </w:p>
    <w:p w14:paraId="41FFE8E5" w14:textId="77777777" w:rsidR="00227417" w:rsidRDefault="00227417" w:rsidP="003F2885">
      <w:pPr>
        <w:rPr>
          <w:b/>
          <w:bCs/>
          <w:u w:val="single"/>
        </w:rPr>
      </w:pPr>
    </w:p>
    <w:p w14:paraId="2F9FACDC" w14:textId="05330147" w:rsidR="003F2885" w:rsidRDefault="003F2885" w:rsidP="003F2885">
      <w:pPr>
        <w:rPr>
          <w:b/>
          <w:bCs/>
          <w:u w:val="single"/>
        </w:rPr>
      </w:pPr>
      <w:proofErr w:type="spellStart"/>
      <w:r>
        <w:rPr>
          <w:b/>
          <w:bCs/>
          <w:u w:val="single"/>
        </w:rPr>
        <w:t>RankFirstSkip</w:t>
      </w:r>
      <w:proofErr w:type="spellEnd"/>
    </w:p>
    <w:p w14:paraId="6302C6BB" w14:textId="5749E60C" w:rsidR="003F2885" w:rsidRPr="00CB68F4" w:rsidRDefault="00CB68F4" w:rsidP="003F2885">
      <w:pPr>
        <w:rPr>
          <w:sz w:val="22"/>
          <w:szCs w:val="22"/>
        </w:rPr>
      </w:pPr>
      <w:r>
        <w:rPr>
          <w:sz w:val="22"/>
          <w:szCs w:val="22"/>
        </w:rPr>
        <w:t>This metric measures how far the listener gets in the queu</w:t>
      </w:r>
      <w:r w:rsidR="001675ED">
        <w:rPr>
          <w:sz w:val="22"/>
          <w:szCs w:val="22"/>
        </w:rPr>
        <w:t>e before they hit a track that is observed as skipped. This is directly the metric that the queue reordering is trying to optimise.</w:t>
      </w:r>
    </w:p>
    <w:p w14:paraId="0D15E7A5" w14:textId="77777777" w:rsidR="001675ED" w:rsidRDefault="001675ED" w:rsidP="003F2885">
      <w:pPr>
        <w:rPr>
          <w:b/>
          <w:bCs/>
          <w:u w:val="single"/>
        </w:rPr>
      </w:pPr>
    </w:p>
    <w:p w14:paraId="10CEB032" w14:textId="453E9639" w:rsidR="003F2885" w:rsidRDefault="003F2885" w:rsidP="003F2885">
      <w:pPr>
        <w:rPr>
          <w:b/>
          <w:bCs/>
          <w:u w:val="single"/>
        </w:rPr>
      </w:pPr>
      <w:r>
        <w:rPr>
          <w:b/>
          <w:bCs/>
          <w:u w:val="single"/>
        </w:rPr>
        <w:t>Random Floor</w:t>
      </w:r>
    </w:p>
    <w:p w14:paraId="7C75956D" w14:textId="735AE360" w:rsidR="003F2885" w:rsidRDefault="001675ED" w:rsidP="003F2885">
      <w:pPr>
        <w:rPr>
          <w:sz w:val="22"/>
          <w:szCs w:val="22"/>
        </w:rPr>
      </w:pPr>
      <w:r>
        <w:rPr>
          <w:sz w:val="22"/>
          <w:szCs w:val="22"/>
        </w:rPr>
        <w:t>This is included so that each metric can be compared against itself when the queue is randomly reordered.</w:t>
      </w:r>
    </w:p>
    <w:p w14:paraId="06833255" w14:textId="77777777" w:rsidR="001675ED" w:rsidRPr="001675ED" w:rsidRDefault="001675ED" w:rsidP="003F2885">
      <w:pPr>
        <w:rPr>
          <w:sz w:val="22"/>
          <w:szCs w:val="22"/>
        </w:rPr>
      </w:pPr>
    </w:p>
    <w:p w14:paraId="00AD94B1" w14:textId="41D5074C" w:rsidR="003F2885" w:rsidRPr="003F2885" w:rsidRDefault="003F2885" w:rsidP="003F2885">
      <w:pPr>
        <w:rPr>
          <w:b/>
          <w:bCs/>
          <w:u w:val="single"/>
        </w:rPr>
      </w:pPr>
      <w:r>
        <w:rPr>
          <w:b/>
          <w:bCs/>
          <w:u w:val="single"/>
        </w:rPr>
        <w:t>AUC (pooled)</w:t>
      </w:r>
    </w:p>
    <w:p w14:paraId="214E5B21" w14:textId="30ED9784" w:rsidR="003F2885" w:rsidRDefault="001675ED" w:rsidP="0033482B">
      <w:pPr>
        <w:rPr>
          <w:sz w:val="22"/>
          <w:szCs w:val="22"/>
        </w:rPr>
      </w:pPr>
      <w:r>
        <w:rPr>
          <w:sz w:val="22"/>
          <w:szCs w:val="22"/>
        </w:rPr>
        <w:t>This is included as a justification as to why</w:t>
      </w:r>
      <w:r w:rsidR="00711E64">
        <w:rPr>
          <w:sz w:val="22"/>
          <w:szCs w:val="22"/>
        </w:rPr>
        <w:t xml:space="preserve"> AUC was evaluated per session rather than over the whole dataset, more detail is provided in </w:t>
      </w:r>
      <w:r w:rsidR="00F05F39">
        <w:rPr>
          <w:sz w:val="22"/>
          <w:szCs w:val="22"/>
        </w:rPr>
        <w:t>section</w:t>
      </w:r>
      <w:r w:rsidR="00711E64">
        <w:rPr>
          <w:sz w:val="22"/>
          <w:szCs w:val="22"/>
        </w:rPr>
        <w:t xml:space="preserve"> </w:t>
      </w:r>
      <w:r w:rsidR="00F03D79">
        <w:rPr>
          <w:sz w:val="22"/>
          <w:szCs w:val="22"/>
        </w:rPr>
        <w:t>6.</w:t>
      </w:r>
      <w:r w:rsidR="00711E64">
        <w:rPr>
          <w:sz w:val="22"/>
          <w:szCs w:val="22"/>
        </w:rPr>
        <w:t>2.</w:t>
      </w:r>
    </w:p>
    <w:p w14:paraId="68483404" w14:textId="77777777" w:rsidR="00711E64" w:rsidRDefault="00711E64" w:rsidP="0033482B">
      <w:pPr>
        <w:rPr>
          <w:sz w:val="22"/>
          <w:szCs w:val="22"/>
        </w:rPr>
      </w:pPr>
    </w:p>
    <w:p w14:paraId="0FF1DC4A" w14:textId="77777777" w:rsidR="00711E64" w:rsidRDefault="00711E64" w:rsidP="0033482B">
      <w:pPr>
        <w:rPr>
          <w:sz w:val="22"/>
          <w:szCs w:val="22"/>
        </w:rPr>
      </w:pPr>
    </w:p>
    <w:p w14:paraId="159B607E" w14:textId="77777777" w:rsidR="00711E64" w:rsidRDefault="00711E64" w:rsidP="0033482B">
      <w:pPr>
        <w:rPr>
          <w:sz w:val="22"/>
          <w:szCs w:val="22"/>
        </w:rPr>
      </w:pPr>
    </w:p>
    <w:p w14:paraId="501E6175" w14:textId="77777777" w:rsidR="00711E64" w:rsidRDefault="00711E64" w:rsidP="0033482B">
      <w:pPr>
        <w:rPr>
          <w:sz w:val="22"/>
          <w:szCs w:val="22"/>
        </w:rPr>
      </w:pPr>
    </w:p>
    <w:p w14:paraId="2C206157" w14:textId="4A9EC1A8" w:rsidR="00CF4F45" w:rsidRDefault="00F03D79" w:rsidP="00CF4F45">
      <w:pPr>
        <w:pStyle w:val="Subtitle"/>
        <w:rPr>
          <w:rFonts w:eastAsia="Times New Roman"/>
        </w:rPr>
      </w:pPr>
      <w:r>
        <w:rPr>
          <w:rFonts w:eastAsia="Times New Roman"/>
        </w:rPr>
        <w:lastRenderedPageBreak/>
        <w:t>6.</w:t>
      </w:r>
      <w:r w:rsidR="003F2885">
        <w:rPr>
          <w:rFonts w:eastAsia="Times New Roman"/>
        </w:rPr>
        <w:t>2</w:t>
      </w:r>
      <w:r w:rsidR="00CF4F45">
        <w:rPr>
          <w:rFonts w:eastAsia="Times New Roman"/>
        </w:rPr>
        <w:t xml:space="preserve"> Evaluating per </w:t>
      </w:r>
      <w:r w:rsidR="00711E64">
        <w:rPr>
          <w:rFonts w:eastAsia="Times New Roman"/>
        </w:rPr>
        <w:t>S</w:t>
      </w:r>
      <w:r w:rsidR="00CF4F45">
        <w:rPr>
          <w:rFonts w:eastAsia="Times New Roman"/>
        </w:rPr>
        <w:t>ession</w:t>
      </w:r>
    </w:p>
    <w:p w14:paraId="62A64544" w14:textId="77777777" w:rsidR="00CF4F45" w:rsidRDefault="00CF4F45" w:rsidP="00CF4F45"/>
    <w:p w14:paraId="0F10004A" w14:textId="77777777" w:rsidR="00C42D7C" w:rsidRDefault="00CF4F45" w:rsidP="00CF4F45">
      <w:pPr>
        <w:rPr>
          <w:sz w:val="22"/>
          <w:szCs w:val="22"/>
        </w:rPr>
      </w:pPr>
      <w:r>
        <w:rPr>
          <w:sz w:val="22"/>
          <w:szCs w:val="22"/>
        </w:rPr>
        <w:t xml:space="preserve">All metrics in the evaluation and testing stages are computed per session with the final scores being an average over all sessions in that dataset. Originally the models were evaluated over the whole datasets, however this introduces a variety of problems specific to this application. </w:t>
      </w:r>
    </w:p>
    <w:p w14:paraId="1FE60A9A" w14:textId="77777777" w:rsidR="00C42D7C" w:rsidRDefault="00C42D7C" w:rsidP="00CF4F45">
      <w:pPr>
        <w:rPr>
          <w:sz w:val="22"/>
          <w:szCs w:val="22"/>
        </w:rPr>
      </w:pPr>
    </w:p>
    <w:p w14:paraId="10034374" w14:textId="34CD9D63" w:rsidR="00CF4F45" w:rsidRDefault="00310A90" w:rsidP="00CF4F45">
      <w:pPr>
        <w:rPr>
          <w:sz w:val="22"/>
          <w:szCs w:val="22"/>
        </w:rPr>
      </w:pPr>
      <w:r>
        <w:rPr>
          <w:sz w:val="22"/>
          <w:szCs w:val="22"/>
        </w:rPr>
        <w:t>T</w:t>
      </w:r>
      <w:r w:rsidR="00CF4F45">
        <w:rPr>
          <w:sz w:val="22"/>
          <w:szCs w:val="22"/>
        </w:rPr>
        <w:t>he selection metric NDCG becomes redundant when used over the whole dataset; NDCG is a ranking metric that orders the predictions and compares them to the observed outcomes. When applied to the whole dataset, the metric will be comparing the five songs with the lowest skip rate in all sessions</w:t>
      </w:r>
      <w:r w:rsidR="00C42D7C">
        <w:rPr>
          <w:sz w:val="22"/>
          <w:szCs w:val="22"/>
        </w:rPr>
        <w:t xml:space="preserve"> across the dataset. This measures a scenario that never occurs in real world deployment so will not paint an accurate depiction of the performance of the models.</w:t>
      </w:r>
    </w:p>
    <w:p w14:paraId="73939F44" w14:textId="77777777" w:rsidR="00310A90" w:rsidRDefault="00310A90" w:rsidP="00CF4F45">
      <w:pPr>
        <w:rPr>
          <w:sz w:val="22"/>
          <w:szCs w:val="22"/>
        </w:rPr>
      </w:pPr>
    </w:p>
    <w:p w14:paraId="3F6BA403" w14:textId="66FAABDC" w:rsidR="00310A90" w:rsidRDefault="00310A90" w:rsidP="00CF4F45">
      <w:pPr>
        <w:rPr>
          <w:sz w:val="22"/>
          <w:szCs w:val="22"/>
        </w:rPr>
      </w:pPr>
      <w:r>
        <w:rPr>
          <w:sz w:val="22"/>
          <w:szCs w:val="22"/>
        </w:rPr>
        <w:t xml:space="preserve">Evaluating AUC over the whole dataset introduces a similar problem. AUC is a pairwise evaluation metric, calculating the probability that a randomly chosen positive outranks a randomly chosen negative. When applied to the whole dataset there is a substantial </w:t>
      </w:r>
      <w:proofErr w:type="gramStart"/>
      <w:r>
        <w:rPr>
          <w:sz w:val="22"/>
          <w:szCs w:val="22"/>
        </w:rPr>
        <w:t>amount</w:t>
      </w:r>
      <w:proofErr w:type="gramEnd"/>
      <w:r>
        <w:rPr>
          <w:sz w:val="22"/>
          <w:szCs w:val="22"/>
        </w:rPr>
        <w:t xml:space="preserve"> of pairs to select. This however results in positive tracks being compared to negative tracks which are in a different </w:t>
      </w:r>
      <w:r w:rsidR="003F2885">
        <w:rPr>
          <w:sz w:val="22"/>
          <w:szCs w:val="22"/>
        </w:rPr>
        <w:t xml:space="preserve">session. Again, this does not accurately depict the application of this model in real-life deployment. This decision significantly reduces the AUC score, as shown in Table </w:t>
      </w:r>
      <w:r w:rsidR="003F2885" w:rsidRPr="003F2885">
        <w:rPr>
          <w:sz w:val="22"/>
          <w:szCs w:val="22"/>
          <w:highlight w:val="yellow"/>
        </w:rPr>
        <w:t>XXX</w:t>
      </w:r>
      <w:r w:rsidR="003F2885">
        <w:rPr>
          <w:sz w:val="22"/>
          <w:szCs w:val="22"/>
        </w:rPr>
        <w:t>, however it is a necessary decision to ensure we are evaluating a real-life scenario.</w:t>
      </w:r>
    </w:p>
    <w:p w14:paraId="3DFBD02C" w14:textId="77777777" w:rsidR="00711E64" w:rsidRDefault="00711E64" w:rsidP="00CF4F45">
      <w:pPr>
        <w:rPr>
          <w:sz w:val="22"/>
          <w:szCs w:val="22"/>
        </w:rPr>
      </w:pPr>
    </w:p>
    <w:p w14:paraId="0A4476B5" w14:textId="6A240FBB" w:rsidR="00711E64" w:rsidRDefault="00F03D79" w:rsidP="00711E64">
      <w:pPr>
        <w:pStyle w:val="Subtitle"/>
      </w:pPr>
      <w:r>
        <w:t>6.</w:t>
      </w:r>
      <w:r w:rsidR="00711E64">
        <w:t>3 Multi-Point Splitting</w:t>
      </w:r>
    </w:p>
    <w:p w14:paraId="4B29226A" w14:textId="77777777" w:rsidR="00711E64" w:rsidRDefault="00711E64" w:rsidP="00711E64"/>
    <w:p w14:paraId="2F0AAD2C" w14:textId="411310D4" w:rsidR="00711E64" w:rsidRPr="00711E64" w:rsidRDefault="00711E64" w:rsidP="00711E64">
      <w:pPr>
        <w:rPr>
          <w:sz w:val="22"/>
          <w:szCs w:val="22"/>
        </w:rPr>
      </w:pPr>
      <w:r>
        <w:rPr>
          <w:sz w:val="22"/>
          <w:szCs w:val="22"/>
        </w:rPr>
        <w:t>Each session is evaluated</w:t>
      </w:r>
      <w:r w:rsidR="000F3655">
        <w:rPr>
          <w:sz w:val="22"/>
          <w:szCs w:val="22"/>
        </w:rPr>
        <w:t xml:space="preserve"> on up</w:t>
      </w:r>
      <w:r w:rsidR="00F1511F">
        <w:rPr>
          <w:sz w:val="22"/>
          <w:szCs w:val="22"/>
        </w:rPr>
        <w:t xml:space="preserve"> </w:t>
      </w:r>
      <w:r w:rsidR="000F3655">
        <w:rPr>
          <w:sz w:val="22"/>
          <w:szCs w:val="22"/>
        </w:rPr>
        <w:t>to five context/query split points. The scores are then mean averaged within the session and then averaged across all sessions, to ensure that each session contributes equally.</w:t>
      </w:r>
    </w:p>
    <w:p w14:paraId="49B025D2" w14:textId="77777777" w:rsidR="003F2885" w:rsidRDefault="003F2885" w:rsidP="00CF4F45">
      <w:pPr>
        <w:rPr>
          <w:sz w:val="22"/>
          <w:szCs w:val="22"/>
        </w:rPr>
      </w:pPr>
    </w:p>
    <w:p w14:paraId="66CE05AA" w14:textId="31383F53" w:rsidR="000F3655" w:rsidRDefault="000F3655" w:rsidP="00CF4F45">
      <w:pPr>
        <w:rPr>
          <w:sz w:val="22"/>
          <w:szCs w:val="22"/>
        </w:rPr>
      </w:pPr>
      <w:r>
        <w:rPr>
          <w:sz w:val="22"/>
          <w:szCs w:val="22"/>
        </w:rPr>
        <w:t xml:space="preserve">Multiple points were chosen as if we took a single random split point per session, the score of each session would </w:t>
      </w:r>
      <w:r w:rsidR="00F1511F">
        <w:rPr>
          <w:sz w:val="22"/>
          <w:szCs w:val="22"/>
        </w:rPr>
        <w:t xml:space="preserve">depend on where the split landed in the session. For </w:t>
      </w:r>
      <w:proofErr w:type="gramStart"/>
      <w:r w:rsidR="00F1511F">
        <w:rPr>
          <w:sz w:val="22"/>
          <w:szCs w:val="22"/>
        </w:rPr>
        <w:t>example</w:t>
      </w:r>
      <w:proofErr w:type="gramEnd"/>
      <w:r w:rsidR="00F1511F">
        <w:rPr>
          <w:sz w:val="22"/>
          <w:szCs w:val="22"/>
        </w:rPr>
        <w:t xml:space="preserve"> take 2 random split points in a single session. Before the first, let’s say we only have one skip present in the context section, and in between the first and second split we have 4 skips. If we score on the second </w:t>
      </w:r>
      <w:proofErr w:type="gramStart"/>
      <w:r w:rsidR="00F1511F">
        <w:rPr>
          <w:sz w:val="22"/>
          <w:szCs w:val="22"/>
        </w:rPr>
        <w:t>split</w:t>
      </w:r>
      <w:proofErr w:type="gramEnd"/>
      <w:r w:rsidR="00F1511F">
        <w:rPr>
          <w:sz w:val="22"/>
          <w:szCs w:val="22"/>
        </w:rPr>
        <w:t xml:space="preserve"> we are evaluating the model with 5x the amount of information compared to the first split. This is reinforced by the context analysis carried out in </w:t>
      </w:r>
      <w:r w:rsidR="00F1511F" w:rsidRPr="00F1511F">
        <w:rPr>
          <w:sz w:val="22"/>
          <w:szCs w:val="22"/>
          <w:highlight w:val="yellow"/>
        </w:rPr>
        <w:t>Section XXX</w:t>
      </w:r>
      <w:r w:rsidR="00F1511F">
        <w:rPr>
          <w:sz w:val="22"/>
          <w:szCs w:val="22"/>
        </w:rPr>
        <w:t xml:space="preserve">, which as a byproduct of the analysis states that the average standard deviation of NDCG@5 scores between the </w:t>
      </w:r>
      <w:r w:rsidR="00F05F39">
        <w:rPr>
          <w:sz w:val="22"/>
          <w:szCs w:val="22"/>
        </w:rPr>
        <w:t>five</w:t>
      </w:r>
      <w:r w:rsidR="00F1511F">
        <w:rPr>
          <w:sz w:val="22"/>
          <w:szCs w:val="22"/>
        </w:rPr>
        <w:t xml:space="preserve"> split</w:t>
      </w:r>
      <w:r w:rsidR="00F05F39">
        <w:rPr>
          <w:sz w:val="22"/>
          <w:szCs w:val="22"/>
        </w:rPr>
        <w:t>s</w:t>
      </w:r>
      <w:r w:rsidR="00F1511F">
        <w:rPr>
          <w:sz w:val="22"/>
          <w:szCs w:val="22"/>
        </w:rPr>
        <w:t xml:space="preserve"> is equal to 0.1364 and the average range of scores across a session is 0.329</w:t>
      </w:r>
      <w:r w:rsidR="00F03D79">
        <w:rPr>
          <w:sz w:val="22"/>
          <w:szCs w:val="22"/>
        </w:rPr>
        <w:t>6.</w:t>
      </w:r>
      <w:r w:rsidR="00F1511F">
        <w:rPr>
          <w:sz w:val="22"/>
          <w:szCs w:val="22"/>
        </w:rPr>
        <w:t xml:space="preserve"> The spread between the best performing sequential model and worst is 0.0267, which means the variance of the model’s performance would be swallowed by the variance between random split choice.</w:t>
      </w:r>
    </w:p>
    <w:p w14:paraId="0EBDE059" w14:textId="77777777" w:rsidR="00F1511F" w:rsidRDefault="00F1511F" w:rsidP="00CF4F45">
      <w:pPr>
        <w:rPr>
          <w:sz w:val="22"/>
          <w:szCs w:val="22"/>
        </w:rPr>
      </w:pPr>
    </w:p>
    <w:p w14:paraId="3340B24D" w14:textId="070FF35C" w:rsidR="00F1511F" w:rsidRDefault="00F1511F" w:rsidP="00CF4F45">
      <w:pPr>
        <w:rPr>
          <w:sz w:val="22"/>
          <w:szCs w:val="22"/>
        </w:rPr>
      </w:pPr>
      <w:proofErr w:type="gramStart"/>
      <w:r>
        <w:rPr>
          <w:sz w:val="22"/>
          <w:szCs w:val="22"/>
        </w:rPr>
        <w:t>Split-points</w:t>
      </w:r>
      <w:proofErr w:type="gramEnd"/>
      <w:r>
        <w:rPr>
          <w:sz w:val="22"/>
          <w:szCs w:val="22"/>
        </w:rPr>
        <w:t xml:space="preserve"> are selected at five evenly spaced points dependent on the l</w:t>
      </w:r>
      <w:r w:rsidR="00EC12F1">
        <w:rPr>
          <w:sz w:val="22"/>
          <w:szCs w:val="22"/>
        </w:rPr>
        <w:t>ength of the session.  This ensures that there is no random seed generation and that each run is reproducible.</w:t>
      </w:r>
    </w:p>
    <w:p w14:paraId="24B0C62C" w14:textId="77777777" w:rsidR="00EC12F1" w:rsidRDefault="00EC12F1" w:rsidP="00CF4F45">
      <w:pPr>
        <w:rPr>
          <w:sz w:val="22"/>
          <w:szCs w:val="22"/>
        </w:rPr>
      </w:pPr>
    </w:p>
    <w:p w14:paraId="4BEDA35C" w14:textId="618B9671" w:rsidR="00EC12F1" w:rsidRDefault="00F03D79" w:rsidP="00EC12F1">
      <w:pPr>
        <w:pStyle w:val="Subtitle"/>
      </w:pPr>
      <w:r>
        <w:t>6.</w:t>
      </w:r>
      <w:r w:rsidR="00EC12F1">
        <w:t xml:space="preserve">4 </w:t>
      </w:r>
      <w:r w:rsidR="005F0553">
        <w:t>Research Design</w:t>
      </w:r>
    </w:p>
    <w:p w14:paraId="2C3E49A2" w14:textId="775DF360" w:rsidR="005F0553" w:rsidRDefault="005F0553" w:rsidP="005F0553">
      <w:pPr>
        <w:rPr>
          <w:sz w:val="22"/>
          <w:szCs w:val="22"/>
        </w:rPr>
      </w:pPr>
      <w:r>
        <w:rPr>
          <w:sz w:val="22"/>
          <w:szCs w:val="22"/>
        </w:rPr>
        <w:t xml:space="preserve">Evaluation was carried out at three distinct stages; First the validation set was tuned over 1,080 configurations </w:t>
      </w:r>
      <w:proofErr w:type="gramStart"/>
      <w:r>
        <w:rPr>
          <w:sz w:val="22"/>
          <w:szCs w:val="22"/>
        </w:rPr>
        <w:t>in order to</w:t>
      </w:r>
      <w:proofErr w:type="gramEnd"/>
      <w:r>
        <w:rPr>
          <w:sz w:val="22"/>
          <w:szCs w:val="22"/>
        </w:rPr>
        <w:t xml:space="preserve"> distinguish the best combination of hyper-parameters for each model-loss combination. The model then retrained </w:t>
      </w:r>
      <w:r w:rsidR="003E498E">
        <w:rPr>
          <w:sz w:val="22"/>
          <w:szCs w:val="22"/>
        </w:rPr>
        <w:t>and evaluated again on</w:t>
      </w:r>
      <w:r>
        <w:rPr>
          <w:sz w:val="22"/>
          <w:szCs w:val="22"/>
        </w:rPr>
        <w:t xml:space="preserve"> the validation dataset with five randomly selected seeds using the optimal configurations defined in the previous step. The resulting models were then scored against the test split. </w:t>
      </w:r>
      <w:proofErr w:type="gramStart"/>
      <w:r>
        <w:rPr>
          <w:sz w:val="22"/>
          <w:szCs w:val="22"/>
        </w:rPr>
        <w:t>Therefore</w:t>
      </w:r>
      <w:proofErr w:type="gramEnd"/>
      <w:r>
        <w:rPr>
          <w:sz w:val="22"/>
          <w:szCs w:val="22"/>
        </w:rPr>
        <w:t xml:space="preserve"> keeping the test set unseen until final evaluation and ensuring no future leakage.</w:t>
      </w:r>
    </w:p>
    <w:p w14:paraId="0C26A37D" w14:textId="77777777" w:rsidR="005F0553" w:rsidRDefault="005F0553" w:rsidP="005F0553">
      <w:pPr>
        <w:rPr>
          <w:sz w:val="22"/>
          <w:szCs w:val="22"/>
        </w:rPr>
      </w:pPr>
    </w:p>
    <w:p w14:paraId="0ED067DB" w14:textId="14A0631E" w:rsidR="003F2885" w:rsidRDefault="005F0553" w:rsidP="00CF4F45">
      <w:pPr>
        <w:rPr>
          <w:sz w:val="22"/>
          <w:szCs w:val="22"/>
        </w:rPr>
      </w:pPr>
      <w:r>
        <w:rPr>
          <w:sz w:val="22"/>
          <w:szCs w:val="22"/>
        </w:rPr>
        <w:t>Selection at each stage used NDCG@5 over a moving window consisting of 3 epochs. This is to counteract any noise creating an unnatural peak and therefore falsely claiming over-performance of a model</w:t>
      </w:r>
      <w:r w:rsidR="00785257">
        <w:rPr>
          <w:sz w:val="22"/>
          <w:szCs w:val="22"/>
        </w:rPr>
        <w:t>. In stag</w:t>
      </w:r>
      <w:r w:rsidR="00285550">
        <w:rPr>
          <w:sz w:val="22"/>
          <w:szCs w:val="22"/>
        </w:rPr>
        <w:t>e</w:t>
      </w:r>
      <w:r w:rsidR="00785257">
        <w:rPr>
          <w:sz w:val="22"/>
          <w:szCs w:val="22"/>
        </w:rPr>
        <w:t xml:space="preserve"> 2</w:t>
      </w:r>
      <w:r w:rsidR="00285550">
        <w:rPr>
          <w:sz w:val="22"/>
          <w:szCs w:val="22"/>
        </w:rPr>
        <w:t xml:space="preserve"> </w:t>
      </w:r>
      <w:r w:rsidR="00785257">
        <w:rPr>
          <w:sz w:val="22"/>
          <w:szCs w:val="22"/>
        </w:rPr>
        <w:t xml:space="preserve">early stopping is triggered when the smoothed value has not improved for 5 epochs or the number of epochs hits 100. For stage 1, early stopping is triggered at 3 epochs and 20 </w:t>
      </w:r>
      <w:proofErr w:type="spellStart"/>
      <w:r w:rsidR="00785257">
        <w:rPr>
          <w:sz w:val="22"/>
          <w:szCs w:val="22"/>
        </w:rPr>
        <w:t>max_epochs</w:t>
      </w:r>
      <w:proofErr w:type="spellEnd"/>
      <w:r w:rsidR="00785257">
        <w:rPr>
          <w:sz w:val="22"/>
          <w:szCs w:val="22"/>
        </w:rPr>
        <w:t xml:space="preserve"> for </w:t>
      </w:r>
      <w:proofErr w:type="spellStart"/>
      <w:r w:rsidR="00785257">
        <w:rPr>
          <w:sz w:val="22"/>
          <w:szCs w:val="22"/>
        </w:rPr>
        <w:t>lr</w:t>
      </w:r>
      <w:proofErr w:type="spellEnd"/>
      <w:r w:rsidR="00785257">
        <w:rPr>
          <w:sz w:val="22"/>
          <w:szCs w:val="22"/>
        </w:rPr>
        <w:t xml:space="preserve">=0.001 and 40 max epochs for </w:t>
      </w:r>
      <w:proofErr w:type="spellStart"/>
      <w:r w:rsidR="00785257">
        <w:rPr>
          <w:sz w:val="22"/>
          <w:szCs w:val="22"/>
        </w:rPr>
        <w:t>lr</w:t>
      </w:r>
      <w:proofErr w:type="spellEnd"/>
      <w:r w:rsidR="00785257">
        <w:rPr>
          <w:sz w:val="22"/>
          <w:szCs w:val="22"/>
        </w:rPr>
        <w:t>=0.0001, this is to reduce tuning time and computational costs during the tuning stage.</w:t>
      </w:r>
    </w:p>
    <w:p w14:paraId="161D02AA" w14:textId="7362B852" w:rsidR="00785257" w:rsidRDefault="00F03D79" w:rsidP="00785257">
      <w:pPr>
        <w:pStyle w:val="Subtitle"/>
      </w:pPr>
      <w:r>
        <w:lastRenderedPageBreak/>
        <w:t>6.</w:t>
      </w:r>
      <w:r w:rsidR="00785257">
        <w:t xml:space="preserve">5 </w:t>
      </w:r>
    </w:p>
    <w:p w14:paraId="24F23806" w14:textId="77777777" w:rsidR="003F2885" w:rsidRDefault="003F2885" w:rsidP="00CF4F45">
      <w:pPr>
        <w:rPr>
          <w:sz w:val="22"/>
          <w:szCs w:val="22"/>
        </w:rPr>
      </w:pPr>
    </w:p>
    <w:p w14:paraId="15887B35" w14:textId="77777777" w:rsidR="003F2885" w:rsidRDefault="003F2885" w:rsidP="00CF4F45">
      <w:pPr>
        <w:rPr>
          <w:sz w:val="22"/>
          <w:szCs w:val="22"/>
        </w:rPr>
      </w:pPr>
    </w:p>
    <w:p w14:paraId="3C013FA0" w14:textId="77777777" w:rsidR="00C42D7C" w:rsidRDefault="00C42D7C" w:rsidP="00CF4F45">
      <w:pPr>
        <w:rPr>
          <w:sz w:val="22"/>
          <w:szCs w:val="22"/>
        </w:rPr>
      </w:pPr>
    </w:p>
    <w:p w14:paraId="75C9F146" w14:textId="77777777" w:rsidR="00C42D7C" w:rsidRDefault="00C42D7C" w:rsidP="00CF4F45">
      <w:pPr>
        <w:rPr>
          <w:sz w:val="22"/>
          <w:szCs w:val="22"/>
        </w:rPr>
      </w:pPr>
    </w:p>
    <w:p w14:paraId="353ECB2A" w14:textId="77777777" w:rsidR="00C42D7C" w:rsidRDefault="00C42D7C" w:rsidP="00CF4F45">
      <w:pPr>
        <w:rPr>
          <w:sz w:val="22"/>
          <w:szCs w:val="22"/>
        </w:rPr>
      </w:pPr>
    </w:p>
    <w:p w14:paraId="64624AC6" w14:textId="77777777" w:rsidR="00C42D7C" w:rsidRPr="00CF4F45" w:rsidRDefault="00C42D7C" w:rsidP="00CF4F45">
      <w:pPr>
        <w:rPr>
          <w:sz w:val="22"/>
          <w:szCs w:val="22"/>
        </w:rPr>
      </w:pPr>
    </w:p>
    <w:sectPr w:rsidR="00C42D7C" w:rsidRPr="00CF4F45" w:rsidSect="00E572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39267A"/>
    <w:multiLevelType w:val="hybridMultilevel"/>
    <w:tmpl w:val="4E86D326"/>
    <w:lvl w:ilvl="0" w:tplc="FEB870F2">
      <w:start w:val="5"/>
      <w:numFmt w:val="bullet"/>
      <w:lvlText w:val="-"/>
      <w:lvlJc w:val="left"/>
      <w:pPr>
        <w:ind w:left="350" w:hanging="360"/>
      </w:pPr>
      <w:rPr>
        <w:rFonts w:ascii="Times New Roman" w:eastAsia="Times New Roman" w:hAnsi="Times New Roman" w:cs="Times New Roman" w:hint="default"/>
      </w:rPr>
    </w:lvl>
    <w:lvl w:ilvl="1" w:tplc="08090003" w:tentative="1">
      <w:start w:val="1"/>
      <w:numFmt w:val="bullet"/>
      <w:lvlText w:val="o"/>
      <w:lvlJc w:val="left"/>
      <w:pPr>
        <w:ind w:left="1070" w:hanging="360"/>
      </w:pPr>
      <w:rPr>
        <w:rFonts w:ascii="Courier New" w:hAnsi="Courier New" w:cs="Courier New" w:hint="default"/>
      </w:rPr>
    </w:lvl>
    <w:lvl w:ilvl="2" w:tplc="08090005" w:tentative="1">
      <w:start w:val="1"/>
      <w:numFmt w:val="bullet"/>
      <w:lvlText w:val=""/>
      <w:lvlJc w:val="left"/>
      <w:pPr>
        <w:ind w:left="1790" w:hanging="360"/>
      </w:pPr>
      <w:rPr>
        <w:rFonts w:ascii="Wingdings" w:hAnsi="Wingdings" w:hint="default"/>
      </w:rPr>
    </w:lvl>
    <w:lvl w:ilvl="3" w:tplc="08090001" w:tentative="1">
      <w:start w:val="1"/>
      <w:numFmt w:val="bullet"/>
      <w:lvlText w:val=""/>
      <w:lvlJc w:val="left"/>
      <w:pPr>
        <w:ind w:left="2510" w:hanging="360"/>
      </w:pPr>
      <w:rPr>
        <w:rFonts w:ascii="Symbol" w:hAnsi="Symbol" w:hint="default"/>
      </w:rPr>
    </w:lvl>
    <w:lvl w:ilvl="4" w:tplc="08090003" w:tentative="1">
      <w:start w:val="1"/>
      <w:numFmt w:val="bullet"/>
      <w:lvlText w:val="o"/>
      <w:lvlJc w:val="left"/>
      <w:pPr>
        <w:ind w:left="3230" w:hanging="360"/>
      </w:pPr>
      <w:rPr>
        <w:rFonts w:ascii="Courier New" w:hAnsi="Courier New" w:cs="Courier New" w:hint="default"/>
      </w:rPr>
    </w:lvl>
    <w:lvl w:ilvl="5" w:tplc="08090005" w:tentative="1">
      <w:start w:val="1"/>
      <w:numFmt w:val="bullet"/>
      <w:lvlText w:val=""/>
      <w:lvlJc w:val="left"/>
      <w:pPr>
        <w:ind w:left="3950" w:hanging="360"/>
      </w:pPr>
      <w:rPr>
        <w:rFonts w:ascii="Wingdings" w:hAnsi="Wingdings" w:hint="default"/>
      </w:rPr>
    </w:lvl>
    <w:lvl w:ilvl="6" w:tplc="08090001" w:tentative="1">
      <w:start w:val="1"/>
      <w:numFmt w:val="bullet"/>
      <w:lvlText w:val=""/>
      <w:lvlJc w:val="left"/>
      <w:pPr>
        <w:ind w:left="4670" w:hanging="360"/>
      </w:pPr>
      <w:rPr>
        <w:rFonts w:ascii="Symbol" w:hAnsi="Symbol" w:hint="default"/>
      </w:rPr>
    </w:lvl>
    <w:lvl w:ilvl="7" w:tplc="08090003" w:tentative="1">
      <w:start w:val="1"/>
      <w:numFmt w:val="bullet"/>
      <w:lvlText w:val="o"/>
      <w:lvlJc w:val="left"/>
      <w:pPr>
        <w:ind w:left="5390" w:hanging="360"/>
      </w:pPr>
      <w:rPr>
        <w:rFonts w:ascii="Courier New" w:hAnsi="Courier New" w:cs="Courier New" w:hint="default"/>
      </w:rPr>
    </w:lvl>
    <w:lvl w:ilvl="8" w:tplc="08090005" w:tentative="1">
      <w:start w:val="1"/>
      <w:numFmt w:val="bullet"/>
      <w:lvlText w:val=""/>
      <w:lvlJc w:val="left"/>
      <w:pPr>
        <w:ind w:left="6110" w:hanging="360"/>
      </w:pPr>
      <w:rPr>
        <w:rFonts w:ascii="Wingdings" w:hAnsi="Wingdings" w:hint="default"/>
      </w:rPr>
    </w:lvl>
  </w:abstractNum>
  <w:abstractNum w:abstractNumId="1" w15:restartNumberingAfterBreak="0">
    <w:nsid w:val="11E22F1D"/>
    <w:multiLevelType w:val="hybridMultilevel"/>
    <w:tmpl w:val="86D03CCC"/>
    <w:lvl w:ilvl="0" w:tplc="0E287226">
      <w:start w:val="1"/>
      <w:numFmt w:val="decimal"/>
      <w:lvlText w:val="%1."/>
      <w:lvlJc w:val="left"/>
      <w:pPr>
        <w:ind w:left="760" w:hanging="40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4A12C07"/>
    <w:multiLevelType w:val="hybridMultilevel"/>
    <w:tmpl w:val="78805D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3A266E"/>
    <w:multiLevelType w:val="hybridMultilevel"/>
    <w:tmpl w:val="70CA918E"/>
    <w:lvl w:ilvl="0" w:tplc="FFFFFFFF">
      <w:start w:val="1"/>
      <w:numFmt w:val="decimal"/>
      <w:lvlText w:val="%1."/>
      <w:lvlJc w:val="left"/>
      <w:pPr>
        <w:ind w:left="720" w:hanging="360"/>
      </w:pPr>
      <w:rPr>
        <w:rFonts w:ascii="Times New Roman" w:eastAsia="Times New Roman"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B816969"/>
    <w:multiLevelType w:val="hybridMultilevel"/>
    <w:tmpl w:val="6408182A"/>
    <w:lvl w:ilvl="0" w:tplc="ADB479FE">
      <w:start w:val="5"/>
      <w:numFmt w:val="bullet"/>
      <w:lvlText w:val="-"/>
      <w:lvlJc w:val="left"/>
      <w:pPr>
        <w:ind w:left="350" w:hanging="360"/>
      </w:pPr>
      <w:rPr>
        <w:rFonts w:ascii="Times New Roman" w:eastAsia="Times New Roman" w:hAnsi="Times New Roman" w:cs="Times New Roman" w:hint="default"/>
      </w:rPr>
    </w:lvl>
    <w:lvl w:ilvl="1" w:tplc="08090003" w:tentative="1">
      <w:start w:val="1"/>
      <w:numFmt w:val="bullet"/>
      <w:lvlText w:val="o"/>
      <w:lvlJc w:val="left"/>
      <w:pPr>
        <w:ind w:left="1070" w:hanging="360"/>
      </w:pPr>
      <w:rPr>
        <w:rFonts w:ascii="Courier New" w:hAnsi="Courier New" w:cs="Courier New" w:hint="default"/>
      </w:rPr>
    </w:lvl>
    <w:lvl w:ilvl="2" w:tplc="08090005" w:tentative="1">
      <w:start w:val="1"/>
      <w:numFmt w:val="bullet"/>
      <w:lvlText w:val=""/>
      <w:lvlJc w:val="left"/>
      <w:pPr>
        <w:ind w:left="1790" w:hanging="360"/>
      </w:pPr>
      <w:rPr>
        <w:rFonts w:ascii="Wingdings" w:hAnsi="Wingdings" w:hint="default"/>
      </w:rPr>
    </w:lvl>
    <w:lvl w:ilvl="3" w:tplc="08090001" w:tentative="1">
      <w:start w:val="1"/>
      <w:numFmt w:val="bullet"/>
      <w:lvlText w:val=""/>
      <w:lvlJc w:val="left"/>
      <w:pPr>
        <w:ind w:left="2510" w:hanging="360"/>
      </w:pPr>
      <w:rPr>
        <w:rFonts w:ascii="Symbol" w:hAnsi="Symbol" w:hint="default"/>
      </w:rPr>
    </w:lvl>
    <w:lvl w:ilvl="4" w:tplc="08090003" w:tentative="1">
      <w:start w:val="1"/>
      <w:numFmt w:val="bullet"/>
      <w:lvlText w:val="o"/>
      <w:lvlJc w:val="left"/>
      <w:pPr>
        <w:ind w:left="3230" w:hanging="360"/>
      </w:pPr>
      <w:rPr>
        <w:rFonts w:ascii="Courier New" w:hAnsi="Courier New" w:cs="Courier New" w:hint="default"/>
      </w:rPr>
    </w:lvl>
    <w:lvl w:ilvl="5" w:tplc="08090005" w:tentative="1">
      <w:start w:val="1"/>
      <w:numFmt w:val="bullet"/>
      <w:lvlText w:val=""/>
      <w:lvlJc w:val="left"/>
      <w:pPr>
        <w:ind w:left="3950" w:hanging="360"/>
      </w:pPr>
      <w:rPr>
        <w:rFonts w:ascii="Wingdings" w:hAnsi="Wingdings" w:hint="default"/>
      </w:rPr>
    </w:lvl>
    <w:lvl w:ilvl="6" w:tplc="08090001" w:tentative="1">
      <w:start w:val="1"/>
      <w:numFmt w:val="bullet"/>
      <w:lvlText w:val=""/>
      <w:lvlJc w:val="left"/>
      <w:pPr>
        <w:ind w:left="4670" w:hanging="360"/>
      </w:pPr>
      <w:rPr>
        <w:rFonts w:ascii="Symbol" w:hAnsi="Symbol" w:hint="default"/>
      </w:rPr>
    </w:lvl>
    <w:lvl w:ilvl="7" w:tplc="08090003" w:tentative="1">
      <w:start w:val="1"/>
      <w:numFmt w:val="bullet"/>
      <w:lvlText w:val="o"/>
      <w:lvlJc w:val="left"/>
      <w:pPr>
        <w:ind w:left="5390" w:hanging="360"/>
      </w:pPr>
      <w:rPr>
        <w:rFonts w:ascii="Courier New" w:hAnsi="Courier New" w:cs="Courier New" w:hint="default"/>
      </w:rPr>
    </w:lvl>
    <w:lvl w:ilvl="8" w:tplc="08090005" w:tentative="1">
      <w:start w:val="1"/>
      <w:numFmt w:val="bullet"/>
      <w:lvlText w:val=""/>
      <w:lvlJc w:val="left"/>
      <w:pPr>
        <w:ind w:left="6110" w:hanging="360"/>
      </w:pPr>
      <w:rPr>
        <w:rFonts w:ascii="Wingdings" w:hAnsi="Wingdings" w:hint="default"/>
      </w:rPr>
    </w:lvl>
  </w:abstractNum>
  <w:abstractNum w:abstractNumId="5" w15:restartNumberingAfterBreak="0">
    <w:nsid w:val="21EE6F77"/>
    <w:multiLevelType w:val="hybridMultilevel"/>
    <w:tmpl w:val="02D606B0"/>
    <w:lvl w:ilvl="0" w:tplc="4BE28170">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08B78C9"/>
    <w:multiLevelType w:val="hybridMultilevel"/>
    <w:tmpl w:val="18A49B7C"/>
    <w:lvl w:ilvl="0" w:tplc="08090001">
      <w:start w:val="1"/>
      <w:numFmt w:val="bullet"/>
      <w:lvlText w:val=""/>
      <w:lvlJc w:val="left"/>
      <w:pPr>
        <w:ind w:left="710" w:hanging="360"/>
      </w:pPr>
      <w:rPr>
        <w:rFonts w:ascii="Symbol" w:hAnsi="Symbol" w:hint="default"/>
      </w:rPr>
    </w:lvl>
    <w:lvl w:ilvl="1" w:tplc="08090003" w:tentative="1">
      <w:start w:val="1"/>
      <w:numFmt w:val="bullet"/>
      <w:lvlText w:val="o"/>
      <w:lvlJc w:val="left"/>
      <w:pPr>
        <w:ind w:left="1430" w:hanging="360"/>
      </w:pPr>
      <w:rPr>
        <w:rFonts w:ascii="Courier New" w:hAnsi="Courier New" w:cs="Courier New" w:hint="default"/>
      </w:rPr>
    </w:lvl>
    <w:lvl w:ilvl="2" w:tplc="08090005" w:tentative="1">
      <w:start w:val="1"/>
      <w:numFmt w:val="bullet"/>
      <w:lvlText w:val=""/>
      <w:lvlJc w:val="left"/>
      <w:pPr>
        <w:ind w:left="2150" w:hanging="360"/>
      </w:pPr>
      <w:rPr>
        <w:rFonts w:ascii="Wingdings" w:hAnsi="Wingdings" w:hint="default"/>
      </w:rPr>
    </w:lvl>
    <w:lvl w:ilvl="3" w:tplc="08090001" w:tentative="1">
      <w:start w:val="1"/>
      <w:numFmt w:val="bullet"/>
      <w:lvlText w:val=""/>
      <w:lvlJc w:val="left"/>
      <w:pPr>
        <w:ind w:left="2870" w:hanging="360"/>
      </w:pPr>
      <w:rPr>
        <w:rFonts w:ascii="Symbol" w:hAnsi="Symbol" w:hint="default"/>
      </w:rPr>
    </w:lvl>
    <w:lvl w:ilvl="4" w:tplc="08090003" w:tentative="1">
      <w:start w:val="1"/>
      <w:numFmt w:val="bullet"/>
      <w:lvlText w:val="o"/>
      <w:lvlJc w:val="left"/>
      <w:pPr>
        <w:ind w:left="3590" w:hanging="360"/>
      </w:pPr>
      <w:rPr>
        <w:rFonts w:ascii="Courier New" w:hAnsi="Courier New" w:cs="Courier New" w:hint="default"/>
      </w:rPr>
    </w:lvl>
    <w:lvl w:ilvl="5" w:tplc="08090005" w:tentative="1">
      <w:start w:val="1"/>
      <w:numFmt w:val="bullet"/>
      <w:lvlText w:val=""/>
      <w:lvlJc w:val="left"/>
      <w:pPr>
        <w:ind w:left="4310" w:hanging="360"/>
      </w:pPr>
      <w:rPr>
        <w:rFonts w:ascii="Wingdings" w:hAnsi="Wingdings" w:hint="default"/>
      </w:rPr>
    </w:lvl>
    <w:lvl w:ilvl="6" w:tplc="08090001" w:tentative="1">
      <w:start w:val="1"/>
      <w:numFmt w:val="bullet"/>
      <w:lvlText w:val=""/>
      <w:lvlJc w:val="left"/>
      <w:pPr>
        <w:ind w:left="5030" w:hanging="360"/>
      </w:pPr>
      <w:rPr>
        <w:rFonts w:ascii="Symbol" w:hAnsi="Symbol" w:hint="default"/>
      </w:rPr>
    </w:lvl>
    <w:lvl w:ilvl="7" w:tplc="08090003" w:tentative="1">
      <w:start w:val="1"/>
      <w:numFmt w:val="bullet"/>
      <w:lvlText w:val="o"/>
      <w:lvlJc w:val="left"/>
      <w:pPr>
        <w:ind w:left="5750" w:hanging="360"/>
      </w:pPr>
      <w:rPr>
        <w:rFonts w:ascii="Courier New" w:hAnsi="Courier New" w:cs="Courier New" w:hint="default"/>
      </w:rPr>
    </w:lvl>
    <w:lvl w:ilvl="8" w:tplc="08090005" w:tentative="1">
      <w:start w:val="1"/>
      <w:numFmt w:val="bullet"/>
      <w:lvlText w:val=""/>
      <w:lvlJc w:val="left"/>
      <w:pPr>
        <w:ind w:left="6470" w:hanging="360"/>
      </w:pPr>
      <w:rPr>
        <w:rFonts w:ascii="Wingdings" w:hAnsi="Wingdings" w:hint="default"/>
      </w:rPr>
    </w:lvl>
  </w:abstractNum>
  <w:abstractNum w:abstractNumId="7" w15:restartNumberingAfterBreak="0">
    <w:nsid w:val="3E35488D"/>
    <w:multiLevelType w:val="hybridMultilevel"/>
    <w:tmpl w:val="309AD6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643325E"/>
    <w:multiLevelType w:val="hybridMultilevel"/>
    <w:tmpl w:val="180E4C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A6E27F3"/>
    <w:multiLevelType w:val="hybridMultilevel"/>
    <w:tmpl w:val="6B4E083A"/>
    <w:lvl w:ilvl="0" w:tplc="A0A45FA4">
      <w:start w:val="5"/>
      <w:numFmt w:val="bullet"/>
      <w:lvlText w:val="-"/>
      <w:lvlJc w:val="left"/>
      <w:pPr>
        <w:ind w:left="350" w:hanging="360"/>
      </w:pPr>
      <w:rPr>
        <w:rFonts w:ascii="Times New Roman" w:eastAsia="Times New Roman" w:hAnsi="Times New Roman" w:cs="Times New Roman" w:hint="default"/>
      </w:rPr>
    </w:lvl>
    <w:lvl w:ilvl="1" w:tplc="08090003" w:tentative="1">
      <w:start w:val="1"/>
      <w:numFmt w:val="bullet"/>
      <w:lvlText w:val="o"/>
      <w:lvlJc w:val="left"/>
      <w:pPr>
        <w:ind w:left="1070" w:hanging="360"/>
      </w:pPr>
      <w:rPr>
        <w:rFonts w:ascii="Courier New" w:hAnsi="Courier New" w:cs="Courier New" w:hint="default"/>
      </w:rPr>
    </w:lvl>
    <w:lvl w:ilvl="2" w:tplc="08090005" w:tentative="1">
      <w:start w:val="1"/>
      <w:numFmt w:val="bullet"/>
      <w:lvlText w:val=""/>
      <w:lvlJc w:val="left"/>
      <w:pPr>
        <w:ind w:left="1790" w:hanging="360"/>
      </w:pPr>
      <w:rPr>
        <w:rFonts w:ascii="Wingdings" w:hAnsi="Wingdings" w:hint="default"/>
      </w:rPr>
    </w:lvl>
    <w:lvl w:ilvl="3" w:tplc="08090001" w:tentative="1">
      <w:start w:val="1"/>
      <w:numFmt w:val="bullet"/>
      <w:lvlText w:val=""/>
      <w:lvlJc w:val="left"/>
      <w:pPr>
        <w:ind w:left="2510" w:hanging="360"/>
      </w:pPr>
      <w:rPr>
        <w:rFonts w:ascii="Symbol" w:hAnsi="Symbol" w:hint="default"/>
      </w:rPr>
    </w:lvl>
    <w:lvl w:ilvl="4" w:tplc="08090003" w:tentative="1">
      <w:start w:val="1"/>
      <w:numFmt w:val="bullet"/>
      <w:lvlText w:val="o"/>
      <w:lvlJc w:val="left"/>
      <w:pPr>
        <w:ind w:left="3230" w:hanging="360"/>
      </w:pPr>
      <w:rPr>
        <w:rFonts w:ascii="Courier New" w:hAnsi="Courier New" w:cs="Courier New" w:hint="default"/>
      </w:rPr>
    </w:lvl>
    <w:lvl w:ilvl="5" w:tplc="08090005" w:tentative="1">
      <w:start w:val="1"/>
      <w:numFmt w:val="bullet"/>
      <w:lvlText w:val=""/>
      <w:lvlJc w:val="left"/>
      <w:pPr>
        <w:ind w:left="3950" w:hanging="360"/>
      </w:pPr>
      <w:rPr>
        <w:rFonts w:ascii="Wingdings" w:hAnsi="Wingdings" w:hint="default"/>
      </w:rPr>
    </w:lvl>
    <w:lvl w:ilvl="6" w:tplc="08090001" w:tentative="1">
      <w:start w:val="1"/>
      <w:numFmt w:val="bullet"/>
      <w:lvlText w:val=""/>
      <w:lvlJc w:val="left"/>
      <w:pPr>
        <w:ind w:left="4670" w:hanging="360"/>
      </w:pPr>
      <w:rPr>
        <w:rFonts w:ascii="Symbol" w:hAnsi="Symbol" w:hint="default"/>
      </w:rPr>
    </w:lvl>
    <w:lvl w:ilvl="7" w:tplc="08090003" w:tentative="1">
      <w:start w:val="1"/>
      <w:numFmt w:val="bullet"/>
      <w:lvlText w:val="o"/>
      <w:lvlJc w:val="left"/>
      <w:pPr>
        <w:ind w:left="5390" w:hanging="360"/>
      </w:pPr>
      <w:rPr>
        <w:rFonts w:ascii="Courier New" w:hAnsi="Courier New" w:cs="Courier New" w:hint="default"/>
      </w:rPr>
    </w:lvl>
    <w:lvl w:ilvl="8" w:tplc="08090005" w:tentative="1">
      <w:start w:val="1"/>
      <w:numFmt w:val="bullet"/>
      <w:lvlText w:val=""/>
      <w:lvlJc w:val="left"/>
      <w:pPr>
        <w:ind w:left="6110" w:hanging="360"/>
      </w:pPr>
      <w:rPr>
        <w:rFonts w:ascii="Wingdings" w:hAnsi="Wingdings" w:hint="default"/>
      </w:rPr>
    </w:lvl>
  </w:abstractNum>
  <w:abstractNum w:abstractNumId="10" w15:restartNumberingAfterBreak="0">
    <w:nsid w:val="536A5A25"/>
    <w:multiLevelType w:val="hybridMultilevel"/>
    <w:tmpl w:val="20CCACAC"/>
    <w:lvl w:ilvl="0" w:tplc="BA2A7CB2">
      <w:start w:val="1"/>
      <w:numFmt w:val="decimal"/>
      <w:lvlText w:val="%1."/>
      <w:lvlJc w:val="left"/>
      <w:pPr>
        <w:ind w:left="760" w:hanging="40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387190B"/>
    <w:multiLevelType w:val="hybridMultilevel"/>
    <w:tmpl w:val="F6B06BF6"/>
    <w:lvl w:ilvl="0" w:tplc="FEB870F2">
      <w:start w:val="5"/>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450" w:hanging="360"/>
      </w:pPr>
      <w:rPr>
        <w:rFonts w:ascii="Courier New" w:hAnsi="Courier New" w:cs="Courier New" w:hint="default"/>
      </w:rPr>
    </w:lvl>
    <w:lvl w:ilvl="2" w:tplc="08090005" w:tentative="1">
      <w:start w:val="1"/>
      <w:numFmt w:val="bullet"/>
      <w:lvlText w:val=""/>
      <w:lvlJc w:val="left"/>
      <w:pPr>
        <w:ind w:left="2170" w:hanging="360"/>
      </w:pPr>
      <w:rPr>
        <w:rFonts w:ascii="Wingdings" w:hAnsi="Wingdings" w:hint="default"/>
      </w:rPr>
    </w:lvl>
    <w:lvl w:ilvl="3" w:tplc="08090001" w:tentative="1">
      <w:start w:val="1"/>
      <w:numFmt w:val="bullet"/>
      <w:lvlText w:val=""/>
      <w:lvlJc w:val="left"/>
      <w:pPr>
        <w:ind w:left="2890" w:hanging="360"/>
      </w:pPr>
      <w:rPr>
        <w:rFonts w:ascii="Symbol" w:hAnsi="Symbol" w:hint="default"/>
      </w:rPr>
    </w:lvl>
    <w:lvl w:ilvl="4" w:tplc="08090003" w:tentative="1">
      <w:start w:val="1"/>
      <w:numFmt w:val="bullet"/>
      <w:lvlText w:val="o"/>
      <w:lvlJc w:val="left"/>
      <w:pPr>
        <w:ind w:left="3610" w:hanging="360"/>
      </w:pPr>
      <w:rPr>
        <w:rFonts w:ascii="Courier New" w:hAnsi="Courier New" w:cs="Courier New" w:hint="default"/>
      </w:rPr>
    </w:lvl>
    <w:lvl w:ilvl="5" w:tplc="08090005" w:tentative="1">
      <w:start w:val="1"/>
      <w:numFmt w:val="bullet"/>
      <w:lvlText w:val=""/>
      <w:lvlJc w:val="left"/>
      <w:pPr>
        <w:ind w:left="4330" w:hanging="360"/>
      </w:pPr>
      <w:rPr>
        <w:rFonts w:ascii="Wingdings" w:hAnsi="Wingdings" w:hint="default"/>
      </w:rPr>
    </w:lvl>
    <w:lvl w:ilvl="6" w:tplc="08090001" w:tentative="1">
      <w:start w:val="1"/>
      <w:numFmt w:val="bullet"/>
      <w:lvlText w:val=""/>
      <w:lvlJc w:val="left"/>
      <w:pPr>
        <w:ind w:left="5050" w:hanging="360"/>
      </w:pPr>
      <w:rPr>
        <w:rFonts w:ascii="Symbol" w:hAnsi="Symbol" w:hint="default"/>
      </w:rPr>
    </w:lvl>
    <w:lvl w:ilvl="7" w:tplc="08090003" w:tentative="1">
      <w:start w:val="1"/>
      <w:numFmt w:val="bullet"/>
      <w:lvlText w:val="o"/>
      <w:lvlJc w:val="left"/>
      <w:pPr>
        <w:ind w:left="5770" w:hanging="360"/>
      </w:pPr>
      <w:rPr>
        <w:rFonts w:ascii="Courier New" w:hAnsi="Courier New" w:cs="Courier New" w:hint="default"/>
      </w:rPr>
    </w:lvl>
    <w:lvl w:ilvl="8" w:tplc="08090005" w:tentative="1">
      <w:start w:val="1"/>
      <w:numFmt w:val="bullet"/>
      <w:lvlText w:val=""/>
      <w:lvlJc w:val="left"/>
      <w:pPr>
        <w:ind w:left="6490" w:hanging="360"/>
      </w:pPr>
      <w:rPr>
        <w:rFonts w:ascii="Wingdings" w:hAnsi="Wingdings" w:hint="default"/>
      </w:rPr>
    </w:lvl>
  </w:abstractNum>
  <w:abstractNum w:abstractNumId="12" w15:restartNumberingAfterBreak="0">
    <w:nsid w:val="58463777"/>
    <w:multiLevelType w:val="hybridMultilevel"/>
    <w:tmpl w:val="F12A7FCA"/>
    <w:lvl w:ilvl="0" w:tplc="81D44614">
      <w:start w:val="5"/>
      <w:numFmt w:val="bullet"/>
      <w:lvlText w:val="-"/>
      <w:lvlJc w:val="left"/>
      <w:pPr>
        <w:ind w:left="350" w:hanging="360"/>
      </w:pPr>
      <w:rPr>
        <w:rFonts w:ascii="Times New Roman" w:eastAsia="Times New Roman" w:hAnsi="Times New Roman" w:cs="Times New Roman" w:hint="default"/>
      </w:rPr>
    </w:lvl>
    <w:lvl w:ilvl="1" w:tplc="08090003" w:tentative="1">
      <w:start w:val="1"/>
      <w:numFmt w:val="bullet"/>
      <w:lvlText w:val="o"/>
      <w:lvlJc w:val="left"/>
      <w:pPr>
        <w:ind w:left="1070" w:hanging="360"/>
      </w:pPr>
      <w:rPr>
        <w:rFonts w:ascii="Courier New" w:hAnsi="Courier New" w:cs="Courier New" w:hint="default"/>
      </w:rPr>
    </w:lvl>
    <w:lvl w:ilvl="2" w:tplc="08090005" w:tentative="1">
      <w:start w:val="1"/>
      <w:numFmt w:val="bullet"/>
      <w:lvlText w:val=""/>
      <w:lvlJc w:val="left"/>
      <w:pPr>
        <w:ind w:left="1790" w:hanging="360"/>
      </w:pPr>
      <w:rPr>
        <w:rFonts w:ascii="Wingdings" w:hAnsi="Wingdings" w:hint="default"/>
      </w:rPr>
    </w:lvl>
    <w:lvl w:ilvl="3" w:tplc="08090001" w:tentative="1">
      <w:start w:val="1"/>
      <w:numFmt w:val="bullet"/>
      <w:lvlText w:val=""/>
      <w:lvlJc w:val="left"/>
      <w:pPr>
        <w:ind w:left="2510" w:hanging="360"/>
      </w:pPr>
      <w:rPr>
        <w:rFonts w:ascii="Symbol" w:hAnsi="Symbol" w:hint="default"/>
      </w:rPr>
    </w:lvl>
    <w:lvl w:ilvl="4" w:tplc="08090003" w:tentative="1">
      <w:start w:val="1"/>
      <w:numFmt w:val="bullet"/>
      <w:lvlText w:val="o"/>
      <w:lvlJc w:val="left"/>
      <w:pPr>
        <w:ind w:left="3230" w:hanging="360"/>
      </w:pPr>
      <w:rPr>
        <w:rFonts w:ascii="Courier New" w:hAnsi="Courier New" w:cs="Courier New" w:hint="default"/>
      </w:rPr>
    </w:lvl>
    <w:lvl w:ilvl="5" w:tplc="08090005" w:tentative="1">
      <w:start w:val="1"/>
      <w:numFmt w:val="bullet"/>
      <w:lvlText w:val=""/>
      <w:lvlJc w:val="left"/>
      <w:pPr>
        <w:ind w:left="3950" w:hanging="360"/>
      </w:pPr>
      <w:rPr>
        <w:rFonts w:ascii="Wingdings" w:hAnsi="Wingdings" w:hint="default"/>
      </w:rPr>
    </w:lvl>
    <w:lvl w:ilvl="6" w:tplc="08090001" w:tentative="1">
      <w:start w:val="1"/>
      <w:numFmt w:val="bullet"/>
      <w:lvlText w:val=""/>
      <w:lvlJc w:val="left"/>
      <w:pPr>
        <w:ind w:left="4670" w:hanging="360"/>
      </w:pPr>
      <w:rPr>
        <w:rFonts w:ascii="Symbol" w:hAnsi="Symbol" w:hint="default"/>
      </w:rPr>
    </w:lvl>
    <w:lvl w:ilvl="7" w:tplc="08090003" w:tentative="1">
      <w:start w:val="1"/>
      <w:numFmt w:val="bullet"/>
      <w:lvlText w:val="o"/>
      <w:lvlJc w:val="left"/>
      <w:pPr>
        <w:ind w:left="5390" w:hanging="360"/>
      </w:pPr>
      <w:rPr>
        <w:rFonts w:ascii="Courier New" w:hAnsi="Courier New" w:cs="Courier New" w:hint="default"/>
      </w:rPr>
    </w:lvl>
    <w:lvl w:ilvl="8" w:tplc="08090005" w:tentative="1">
      <w:start w:val="1"/>
      <w:numFmt w:val="bullet"/>
      <w:lvlText w:val=""/>
      <w:lvlJc w:val="left"/>
      <w:pPr>
        <w:ind w:left="6110" w:hanging="360"/>
      </w:pPr>
      <w:rPr>
        <w:rFonts w:ascii="Wingdings" w:hAnsi="Wingdings" w:hint="default"/>
      </w:rPr>
    </w:lvl>
  </w:abstractNum>
  <w:abstractNum w:abstractNumId="13" w15:restartNumberingAfterBreak="0">
    <w:nsid w:val="638366D7"/>
    <w:multiLevelType w:val="hybridMultilevel"/>
    <w:tmpl w:val="14BE40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94B3E83"/>
    <w:multiLevelType w:val="hybridMultilevel"/>
    <w:tmpl w:val="6B203C7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AA87412"/>
    <w:multiLevelType w:val="hybridMultilevel"/>
    <w:tmpl w:val="6BD6636E"/>
    <w:lvl w:ilvl="0" w:tplc="442A90DA">
      <w:start w:val="5"/>
      <w:numFmt w:val="bullet"/>
      <w:lvlText w:val="-"/>
      <w:lvlJc w:val="left"/>
      <w:pPr>
        <w:ind w:left="350" w:hanging="360"/>
      </w:pPr>
      <w:rPr>
        <w:rFonts w:ascii="Times New Roman" w:eastAsia="Times New Roman" w:hAnsi="Times New Roman" w:cs="Times New Roman" w:hint="default"/>
      </w:rPr>
    </w:lvl>
    <w:lvl w:ilvl="1" w:tplc="08090003" w:tentative="1">
      <w:start w:val="1"/>
      <w:numFmt w:val="bullet"/>
      <w:lvlText w:val="o"/>
      <w:lvlJc w:val="left"/>
      <w:pPr>
        <w:ind w:left="1070" w:hanging="360"/>
      </w:pPr>
      <w:rPr>
        <w:rFonts w:ascii="Courier New" w:hAnsi="Courier New" w:cs="Courier New" w:hint="default"/>
      </w:rPr>
    </w:lvl>
    <w:lvl w:ilvl="2" w:tplc="08090005" w:tentative="1">
      <w:start w:val="1"/>
      <w:numFmt w:val="bullet"/>
      <w:lvlText w:val=""/>
      <w:lvlJc w:val="left"/>
      <w:pPr>
        <w:ind w:left="1790" w:hanging="360"/>
      </w:pPr>
      <w:rPr>
        <w:rFonts w:ascii="Wingdings" w:hAnsi="Wingdings" w:hint="default"/>
      </w:rPr>
    </w:lvl>
    <w:lvl w:ilvl="3" w:tplc="08090001" w:tentative="1">
      <w:start w:val="1"/>
      <w:numFmt w:val="bullet"/>
      <w:lvlText w:val=""/>
      <w:lvlJc w:val="left"/>
      <w:pPr>
        <w:ind w:left="2510" w:hanging="360"/>
      </w:pPr>
      <w:rPr>
        <w:rFonts w:ascii="Symbol" w:hAnsi="Symbol" w:hint="default"/>
      </w:rPr>
    </w:lvl>
    <w:lvl w:ilvl="4" w:tplc="08090003" w:tentative="1">
      <w:start w:val="1"/>
      <w:numFmt w:val="bullet"/>
      <w:lvlText w:val="o"/>
      <w:lvlJc w:val="left"/>
      <w:pPr>
        <w:ind w:left="3230" w:hanging="360"/>
      </w:pPr>
      <w:rPr>
        <w:rFonts w:ascii="Courier New" w:hAnsi="Courier New" w:cs="Courier New" w:hint="default"/>
      </w:rPr>
    </w:lvl>
    <w:lvl w:ilvl="5" w:tplc="08090005" w:tentative="1">
      <w:start w:val="1"/>
      <w:numFmt w:val="bullet"/>
      <w:lvlText w:val=""/>
      <w:lvlJc w:val="left"/>
      <w:pPr>
        <w:ind w:left="3950" w:hanging="360"/>
      </w:pPr>
      <w:rPr>
        <w:rFonts w:ascii="Wingdings" w:hAnsi="Wingdings" w:hint="default"/>
      </w:rPr>
    </w:lvl>
    <w:lvl w:ilvl="6" w:tplc="08090001" w:tentative="1">
      <w:start w:val="1"/>
      <w:numFmt w:val="bullet"/>
      <w:lvlText w:val=""/>
      <w:lvlJc w:val="left"/>
      <w:pPr>
        <w:ind w:left="4670" w:hanging="360"/>
      </w:pPr>
      <w:rPr>
        <w:rFonts w:ascii="Symbol" w:hAnsi="Symbol" w:hint="default"/>
      </w:rPr>
    </w:lvl>
    <w:lvl w:ilvl="7" w:tplc="08090003" w:tentative="1">
      <w:start w:val="1"/>
      <w:numFmt w:val="bullet"/>
      <w:lvlText w:val="o"/>
      <w:lvlJc w:val="left"/>
      <w:pPr>
        <w:ind w:left="5390" w:hanging="360"/>
      </w:pPr>
      <w:rPr>
        <w:rFonts w:ascii="Courier New" w:hAnsi="Courier New" w:cs="Courier New" w:hint="default"/>
      </w:rPr>
    </w:lvl>
    <w:lvl w:ilvl="8" w:tplc="08090005" w:tentative="1">
      <w:start w:val="1"/>
      <w:numFmt w:val="bullet"/>
      <w:lvlText w:val=""/>
      <w:lvlJc w:val="left"/>
      <w:pPr>
        <w:ind w:left="6110" w:hanging="360"/>
      </w:pPr>
      <w:rPr>
        <w:rFonts w:ascii="Wingdings" w:hAnsi="Wingdings" w:hint="default"/>
      </w:rPr>
    </w:lvl>
  </w:abstractNum>
  <w:abstractNum w:abstractNumId="16" w15:restartNumberingAfterBreak="0">
    <w:nsid w:val="720F078B"/>
    <w:multiLevelType w:val="hybridMultilevel"/>
    <w:tmpl w:val="6BBEEC38"/>
    <w:lvl w:ilvl="0" w:tplc="D5BAB8CC">
      <w:start w:val="1"/>
      <w:numFmt w:val="decimal"/>
      <w:lvlText w:val="%1."/>
      <w:lvlJc w:val="left"/>
      <w:pPr>
        <w:ind w:left="720" w:hanging="360"/>
      </w:pPr>
      <w:rPr>
        <w:rFonts w:ascii="Times New Roman" w:eastAsia="Times New Roman" w:hAnsi="Times New Roman" w:cs="Times New Roman"/>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7734A29"/>
    <w:multiLevelType w:val="hybridMultilevel"/>
    <w:tmpl w:val="99221C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AA4406D"/>
    <w:multiLevelType w:val="hybridMultilevel"/>
    <w:tmpl w:val="A3FA48DA"/>
    <w:lvl w:ilvl="0" w:tplc="2D2E963A">
      <w:start w:val="5"/>
      <w:numFmt w:val="bullet"/>
      <w:lvlText w:val="-"/>
      <w:lvlJc w:val="left"/>
      <w:pPr>
        <w:ind w:left="350" w:hanging="360"/>
      </w:pPr>
      <w:rPr>
        <w:rFonts w:ascii="Times New Roman" w:eastAsia="Times New Roman" w:hAnsi="Times New Roman" w:cs="Times New Roman" w:hint="default"/>
      </w:rPr>
    </w:lvl>
    <w:lvl w:ilvl="1" w:tplc="08090003" w:tentative="1">
      <w:start w:val="1"/>
      <w:numFmt w:val="bullet"/>
      <w:lvlText w:val="o"/>
      <w:lvlJc w:val="left"/>
      <w:pPr>
        <w:ind w:left="1070" w:hanging="360"/>
      </w:pPr>
      <w:rPr>
        <w:rFonts w:ascii="Courier New" w:hAnsi="Courier New" w:cs="Courier New" w:hint="default"/>
      </w:rPr>
    </w:lvl>
    <w:lvl w:ilvl="2" w:tplc="08090005" w:tentative="1">
      <w:start w:val="1"/>
      <w:numFmt w:val="bullet"/>
      <w:lvlText w:val=""/>
      <w:lvlJc w:val="left"/>
      <w:pPr>
        <w:ind w:left="1790" w:hanging="360"/>
      </w:pPr>
      <w:rPr>
        <w:rFonts w:ascii="Wingdings" w:hAnsi="Wingdings" w:hint="default"/>
      </w:rPr>
    </w:lvl>
    <w:lvl w:ilvl="3" w:tplc="08090001" w:tentative="1">
      <w:start w:val="1"/>
      <w:numFmt w:val="bullet"/>
      <w:lvlText w:val=""/>
      <w:lvlJc w:val="left"/>
      <w:pPr>
        <w:ind w:left="2510" w:hanging="360"/>
      </w:pPr>
      <w:rPr>
        <w:rFonts w:ascii="Symbol" w:hAnsi="Symbol" w:hint="default"/>
      </w:rPr>
    </w:lvl>
    <w:lvl w:ilvl="4" w:tplc="08090003" w:tentative="1">
      <w:start w:val="1"/>
      <w:numFmt w:val="bullet"/>
      <w:lvlText w:val="o"/>
      <w:lvlJc w:val="left"/>
      <w:pPr>
        <w:ind w:left="3230" w:hanging="360"/>
      </w:pPr>
      <w:rPr>
        <w:rFonts w:ascii="Courier New" w:hAnsi="Courier New" w:cs="Courier New" w:hint="default"/>
      </w:rPr>
    </w:lvl>
    <w:lvl w:ilvl="5" w:tplc="08090005" w:tentative="1">
      <w:start w:val="1"/>
      <w:numFmt w:val="bullet"/>
      <w:lvlText w:val=""/>
      <w:lvlJc w:val="left"/>
      <w:pPr>
        <w:ind w:left="3950" w:hanging="360"/>
      </w:pPr>
      <w:rPr>
        <w:rFonts w:ascii="Wingdings" w:hAnsi="Wingdings" w:hint="default"/>
      </w:rPr>
    </w:lvl>
    <w:lvl w:ilvl="6" w:tplc="08090001" w:tentative="1">
      <w:start w:val="1"/>
      <w:numFmt w:val="bullet"/>
      <w:lvlText w:val=""/>
      <w:lvlJc w:val="left"/>
      <w:pPr>
        <w:ind w:left="4670" w:hanging="360"/>
      </w:pPr>
      <w:rPr>
        <w:rFonts w:ascii="Symbol" w:hAnsi="Symbol" w:hint="default"/>
      </w:rPr>
    </w:lvl>
    <w:lvl w:ilvl="7" w:tplc="08090003" w:tentative="1">
      <w:start w:val="1"/>
      <w:numFmt w:val="bullet"/>
      <w:lvlText w:val="o"/>
      <w:lvlJc w:val="left"/>
      <w:pPr>
        <w:ind w:left="5390" w:hanging="360"/>
      </w:pPr>
      <w:rPr>
        <w:rFonts w:ascii="Courier New" w:hAnsi="Courier New" w:cs="Courier New" w:hint="default"/>
      </w:rPr>
    </w:lvl>
    <w:lvl w:ilvl="8" w:tplc="08090005" w:tentative="1">
      <w:start w:val="1"/>
      <w:numFmt w:val="bullet"/>
      <w:lvlText w:val=""/>
      <w:lvlJc w:val="left"/>
      <w:pPr>
        <w:ind w:left="6110" w:hanging="360"/>
      </w:pPr>
      <w:rPr>
        <w:rFonts w:ascii="Wingdings" w:hAnsi="Wingdings" w:hint="default"/>
      </w:rPr>
    </w:lvl>
  </w:abstractNum>
  <w:abstractNum w:abstractNumId="19" w15:restartNumberingAfterBreak="0">
    <w:nsid w:val="7B9E3A5A"/>
    <w:multiLevelType w:val="multilevel"/>
    <w:tmpl w:val="E6C22748"/>
    <w:lvl w:ilvl="0">
      <w:start w:val="5"/>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7CEC4CE6"/>
    <w:multiLevelType w:val="hybridMultilevel"/>
    <w:tmpl w:val="C07AB606"/>
    <w:lvl w:ilvl="0" w:tplc="C2E43926">
      <w:start w:val="5"/>
      <w:numFmt w:val="bullet"/>
      <w:lvlText w:val="-"/>
      <w:lvlJc w:val="left"/>
      <w:pPr>
        <w:ind w:left="350" w:hanging="360"/>
      </w:pPr>
      <w:rPr>
        <w:rFonts w:ascii="Times New Roman" w:eastAsia="Times New Roman" w:hAnsi="Times New Roman" w:cs="Times New Roman" w:hint="default"/>
      </w:rPr>
    </w:lvl>
    <w:lvl w:ilvl="1" w:tplc="08090003" w:tentative="1">
      <w:start w:val="1"/>
      <w:numFmt w:val="bullet"/>
      <w:lvlText w:val="o"/>
      <w:lvlJc w:val="left"/>
      <w:pPr>
        <w:ind w:left="1070" w:hanging="360"/>
      </w:pPr>
      <w:rPr>
        <w:rFonts w:ascii="Courier New" w:hAnsi="Courier New" w:cs="Courier New" w:hint="default"/>
      </w:rPr>
    </w:lvl>
    <w:lvl w:ilvl="2" w:tplc="08090005" w:tentative="1">
      <w:start w:val="1"/>
      <w:numFmt w:val="bullet"/>
      <w:lvlText w:val=""/>
      <w:lvlJc w:val="left"/>
      <w:pPr>
        <w:ind w:left="1790" w:hanging="360"/>
      </w:pPr>
      <w:rPr>
        <w:rFonts w:ascii="Wingdings" w:hAnsi="Wingdings" w:hint="default"/>
      </w:rPr>
    </w:lvl>
    <w:lvl w:ilvl="3" w:tplc="08090001" w:tentative="1">
      <w:start w:val="1"/>
      <w:numFmt w:val="bullet"/>
      <w:lvlText w:val=""/>
      <w:lvlJc w:val="left"/>
      <w:pPr>
        <w:ind w:left="2510" w:hanging="360"/>
      </w:pPr>
      <w:rPr>
        <w:rFonts w:ascii="Symbol" w:hAnsi="Symbol" w:hint="default"/>
      </w:rPr>
    </w:lvl>
    <w:lvl w:ilvl="4" w:tplc="08090003" w:tentative="1">
      <w:start w:val="1"/>
      <w:numFmt w:val="bullet"/>
      <w:lvlText w:val="o"/>
      <w:lvlJc w:val="left"/>
      <w:pPr>
        <w:ind w:left="3230" w:hanging="360"/>
      </w:pPr>
      <w:rPr>
        <w:rFonts w:ascii="Courier New" w:hAnsi="Courier New" w:cs="Courier New" w:hint="default"/>
      </w:rPr>
    </w:lvl>
    <w:lvl w:ilvl="5" w:tplc="08090005" w:tentative="1">
      <w:start w:val="1"/>
      <w:numFmt w:val="bullet"/>
      <w:lvlText w:val=""/>
      <w:lvlJc w:val="left"/>
      <w:pPr>
        <w:ind w:left="3950" w:hanging="360"/>
      </w:pPr>
      <w:rPr>
        <w:rFonts w:ascii="Wingdings" w:hAnsi="Wingdings" w:hint="default"/>
      </w:rPr>
    </w:lvl>
    <w:lvl w:ilvl="6" w:tplc="08090001" w:tentative="1">
      <w:start w:val="1"/>
      <w:numFmt w:val="bullet"/>
      <w:lvlText w:val=""/>
      <w:lvlJc w:val="left"/>
      <w:pPr>
        <w:ind w:left="4670" w:hanging="360"/>
      </w:pPr>
      <w:rPr>
        <w:rFonts w:ascii="Symbol" w:hAnsi="Symbol" w:hint="default"/>
      </w:rPr>
    </w:lvl>
    <w:lvl w:ilvl="7" w:tplc="08090003" w:tentative="1">
      <w:start w:val="1"/>
      <w:numFmt w:val="bullet"/>
      <w:lvlText w:val="o"/>
      <w:lvlJc w:val="left"/>
      <w:pPr>
        <w:ind w:left="5390" w:hanging="360"/>
      </w:pPr>
      <w:rPr>
        <w:rFonts w:ascii="Courier New" w:hAnsi="Courier New" w:cs="Courier New" w:hint="default"/>
      </w:rPr>
    </w:lvl>
    <w:lvl w:ilvl="8" w:tplc="08090005" w:tentative="1">
      <w:start w:val="1"/>
      <w:numFmt w:val="bullet"/>
      <w:lvlText w:val=""/>
      <w:lvlJc w:val="left"/>
      <w:pPr>
        <w:ind w:left="6110" w:hanging="360"/>
      </w:pPr>
      <w:rPr>
        <w:rFonts w:ascii="Wingdings" w:hAnsi="Wingdings" w:hint="default"/>
      </w:rPr>
    </w:lvl>
  </w:abstractNum>
  <w:num w:numId="1" w16cid:durableId="457453598">
    <w:abstractNumId w:val="6"/>
  </w:num>
  <w:num w:numId="2" w16cid:durableId="1424760438">
    <w:abstractNumId w:val="7"/>
  </w:num>
  <w:num w:numId="3" w16cid:durableId="515657007">
    <w:abstractNumId w:val="9"/>
  </w:num>
  <w:num w:numId="4" w16cid:durableId="770472403">
    <w:abstractNumId w:val="4"/>
  </w:num>
  <w:num w:numId="5" w16cid:durableId="148985617">
    <w:abstractNumId w:val="20"/>
  </w:num>
  <w:num w:numId="6" w16cid:durableId="1839347622">
    <w:abstractNumId w:val="15"/>
  </w:num>
  <w:num w:numId="7" w16cid:durableId="1291277271">
    <w:abstractNumId w:val="18"/>
  </w:num>
  <w:num w:numId="8" w16cid:durableId="1777092680">
    <w:abstractNumId w:val="12"/>
  </w:num>
  <w:num w:numId="9" w16cid:durableId="159665166">
    <w:abstractNumId w:val="0"/>
  </w:num>
  <w:num w:numId="10" w16cid:durableId="2125073794">
    <w:abstractNumId w:val="11"/>
  </w:num>
  <w:num w:numId="11" w16cid:durableId="244189176">
    <w:abstractNumId w:val="13"/>
  </w:num>
  <w:num w:numId="12" w16cid:durableId="1472019630">
    <w:abstractNumId w:val="2"/>
  </w:num>
  <w:num w:numId="13" w16cid:durableId="698628797">
    <w:abstractNumId w:val="19"/>
  </w:num>
  <w:num w:numId="14" w16cid:durableId="177892690">
    <w:abstractNumId w:val="5"/>
  </w:num>
  <w:num w:numId="15" w16cid:durableId="49697806">
    <w:abstractNumId w:val="17"/>
  </w:num>
  <w:num w:numId="16" w16cid:durableId="2004161101">
    <w:abstractNumId w:val="8"/>
  </w:num>
  <w:num w:numId="17" w16cid:durableId="1096097359">
    <w:abstractNumId w:val="1"/>
  </w:num>
  <w:num w:numId="18" w16cid:durableId="308218809">
    <w:abstractNumId w:val="16"/>
  </w:num>
  <w:num w:numId="19" w16cid:durableId="104160103">
    <w:abstractNumId w:val="3"/>
  </w:num>
  <w:num w:numId="20" w16cid:durableId="113453159">
    <w:abstractNumId w:val="14"/>
  </w:num>
  <w:num w:numId="21" w16cid:durableId="1132559750">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Will McKenna">
    <w15:presenceInfo w15:providerId="Windows Live" w15:userId="8987762d6dd5c40e"/>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F70"/>
    <w:rsid w:val="0000136F"/>
    <w:rsid w:val="00005485"/>
    <w:rsid w:val="000311ED"/>
    <w:rsid w:val="00041089"/>
    <w:rsid w:val="000441D8"/>
    <w:rsid w:val="00047100"/>
    <w:rsid w:val="00070123"/>
    <w:rsid w:val="000820A0"/>
    <w:rsid w:val="000A7DCF"/>
    <w:rsid w:val="000B3604"/>
    <w:rsid w:val="000B7D3C"/>
    <w:rsid w:val="000C142E"/>
    <w:rsid w:val="000F16C1"/>
    <w:rsid w:val="000F3655"/>
    <w:rsid w:val="001044F1"/>
    <w:rsid w:val="00112805"/>
    <w:rsid w:val="00145F43"/>
    <w:rsid w:val="001675ED"/>
    <w:rsid w:val="00180D8E"/>
    <w:rsid w:val="00191866"/>
    <w:rsid w:val="001B23A8"/>
    <w:rsid w:val="001D5A0F"/>
    <w:rsid w:val="002051A8"/>
    <w:rsid w:val="00205352"/>
    <w:rsid w:val="00212D04"/>
    <w:rsid w:val="00227417"/>
    <w:rsid w:val="00252B8F"/>
    <w:rsid w:val="00285550"/>
    <w:rsid w:val="0028704C"/>
    <w:rsid w:val="00297FE5"/>
    <w:rsid w:val="002A75ED"/>
    <w:rsid w:val="002B2931"/>
    <w:rsid w:val="002B5B67"/>
    <w:rsid w:val="002D24C7"/>
    <w:rsid w:val="002E3DE6"/>
    <w:rsid w:val="00301801"/>
    <w:rsid w:val="00310A90"/>
    <w:rsid w:val="0033482B"/>
    <w:rsid w:val="003573B6"/>
    <w:rsid w:val="003D4C1E"/>
    <w:rsid w:val="003E498E"/>
    <w:rsid w:val="003F2885"/>
    <w:rsid w:val="00422967"/>
    <w:rsid w:val="00435F70"/>
    <w:rsid w:val="004707F1"/>
    <w:rsid w:val="004B38C7"/>
    <w:rsid w:val="004C6A2B"/>
    <w:rsid w:val="005003BC"/>
    <w:rsid w:val="00507D64"/>
    <w:rsid w:val="005128F7"/>
    <w:rsid w:val="0051564B"/>
    <w:rsid w:val="00516C5A"/>
    <w:rsid w:val="00547D8C"/>
    <w:rsid w:val="005523D5"/>
    <w:rsid w:val="00590125"/>
    <w:rsid w:val="005C106F"/>
    <w:rsid w:val="005E3973"/>
    <w:rsid w:val="005F0553"/>
    <w:rsid w:val="006136AB"/>
    <w:rsid w:val="00632E40"/>
    <w:rsid w:val="00656BC7"/>
    <w:rsid w:val="00663567"/>
    <w:rsid w:val="00675719"/>
    <w:rsid w:val="006957E9"/>
    <w:rsid w:val="006A172B"/>
    <w:rsid w:val="006D09F0"/>
    <w:rsid w:val="006D1750"/>
    <w:rsid w:val="00711E64"/>
    <w:rsid w:val="00743527"/>
    <w:rsid w:val="007604FD"/>
    <w:rsid w:val="007634F5"/>
    <w:rsid w:val="00780216"/>
    <w:rsid w:val="00784E42"/>
    <w:rsid w:val="00785257"/>
    <w:rsid w:val="007E4217"/>
    <w:rsid w:val="00820CE7"/>
    <w:rsid w:val="00850755"/>
    <w:rsid w:val="008864BC"/>
    <w:rsid w:val="008C27A2"/>
    <w:rsid w:val="008C29CD"/>
    <w:rsid w:val="008D3C00"/>
    <w:rsid w:val="008E5929"/>
    <w:rsid w:val="008F0D17"/>
    <w:rsid w:val="008F6D39"/>
    <w:rsid w:val="0093036A"/>
    <w:rsid w:val="00931637"/>
    <w:rsid w:val="00940D8B"/>
    <w:rsid w:val="00964A67"/>
    <w:rsid w:val="009B2156"/>
    <w:rsid w:val="00A31608"/>
    <w:rsid w:val="00A4764E"/>
    <w:rsid w:val="00A6152A"/>
    <w:rsid w:val="00A6168E"/>
    <w:rsid w:val="00A73F9B"/>
    <w:rsid w:val="00B252D7"/>
    <w:rsid w:val="00B344E7"/>
    <w:rsid w:val="00B84EED"/>
    <w:rsid w:val="00BD203F"/>
    <w:rsid w:val="00BF7563"/>
    <w:rsid w:val="00C146B3"/>
    <w:rsid w:val="00C20359"/>
    <w:rsid w:val="00C35B43"/>
    <w:rsid w:val="00C42D7C"/>
    <w:rsid w:val="00C50CDE"/>
    <w:rsid w:val="00CB68F4"/>
    <w:rsid w:val="00CD32BF"/>
    <w:rsid w:val="00CE1611"/>
    <w:rsid w:val="00CF4F45"/>
    <w:rsid w:val="00D25359"/>
    <w:rsid w:val="00D45F94"/>
    <w:rsid w:val="00D5006A"/>
    <w:rsid w:val="00D61759"/>
    <w:rsid w:val="00DD0153"/>
    <w:rsid w:val="00DE5C10"/>
    <w:rsid w:val="00DF5BA2"/>
    <w:rsid w:val="00E01F7C"/>
    <w:rsid w:val="00E14C2F"/>
    <w:rsid w:val="00E36BD1"/>
    <w:rsid w:val="00E572C1"/>
    <w:rsid w:val="00EC12F1"/>
    <w:rsid w:val="00EC18F6"/>
    <w:rsid w:val="00EC3CFE"/>
    <w:rsid w:val="00EC40FF"/>
    <w:rsid w:val="00ED3F60"/>
    <w:rsid w:val="00EF1969"/>
    <w:rsid w:val="00F03D79"/>
    <w:rsid w:val="00F05F39"/>
    <w:rsid w:val="00F1511F"/>
    <w:rsid w:val="00F16B54"/>
    <w:rsid w:val="00F404FD"/>
    <w:rsid w:val="00F44312"/>
    <w:rsid w:val="00F925EE"/>
    <w:rsid w:val="00FD3F89"/>
    <w:rsid w:val="00FF1B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2097B"/>
  <w15:chartTrackingRefBased/>
  <w15:docId w15:val="{0C0845AE-639B-494B-B36F-DF5A4CF5C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C1E"/>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435F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5F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35F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35F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5F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5F7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F7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F7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F7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35F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35F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35F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35F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5F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5F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F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F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F70"/>
    <w:rPr>
      <w:rFonts w:eastAsiaTheme="majorEastAsia" w:cstheme="majorBidi"/>
      <w:color w:val="272727" w:themeColor="text1" w:themeTint="D8"/>
    </w:rPr>
  </w:style>
  <w:style w:type="paragraph" w:styleId="Title">
    <w:name w:val="Title"/>
    <w:basedOn w:val="Normal"/>
    <w:next w:val="Normal"/>
    <w:link w:val="TitleChar"/>
    <w:uiPriority w:val="10"/>
    <w:qFormat/>
    <w:rsid w:val="00435F7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F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F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F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F70"/>
    <w:pPr>
      <w:spacing w:before="160"/>
      <w:jc w:val="center"/>
    </w:pPr>
    <w:rPr>
      <w:i/>
      <w:iCs/>
      <w:color w:val="404040" w:themeColor="text1" w:themeTint="BF"/>
    </w:rPr>
  </w:style>
  <w:style w:type="character" w:customStyle="1" w:styleId="QuoteChar">
    <w:name w:val="Quote Char"/>
    <w:basedOn w:val="DefaultParagraphFont"/>
    <w:link w:val="Quote"/>
    <w:uiPriority w:val="29"/>
    <w:rsid w:val="00435F70"/>
    <w:rPr>
      <w:i/>
      <w:iCs/>
      <w:color w:val="404040" w:themeColor="text1" w:themeTint="BF"/>
    </w:rPr>
  </w:style>
  <w:style w:type="paragraph" w:styleId="ListParagraph">
    <w:name w:val="List Paragraph"/>
    <w:basedOn w:val="Normal"/>
    <w:uiPriority w:val="34"/>
    <w:qFormat/>
    <w:rsid w:val="00435F70"/>
    <w:pPr>
      <w:ind w:left="720"/>
      <w:contextualSpacing/>
    </w:pPr>
  </w:style>
  <w:style w:type="character" w:styleId="IntenseEmphasis">
    <w:name w:val="Intense Emphasis"/>
    <w:basedOn w:val="DefaultParagraphFont"/>
    <w:uiPriority w:val="21"/>
    <w:qFormat/>
    <w:rsid w:val="00435F70"/>
    <w:rPr>
      <w:i/>
      <w:iCs/>
      <w:color w:val="0F4761" w:themeColor="accent1" w:themeShade="BF"/>
    </w:rPr>
  </w:style>
  <w:style w:type="paragraph" w:styleId="IntenseQuote">
    <w:name w:val="Intense Quote"/>
    <w:basedOn w:val="Normal"/>
    <w:next w:val="Normal"/>
    <w:link w:val="IntenseQuoteChar"/>
    <w:uiPriority w:val="30"/>
    <w:qFormat/>
    <w:rsid w:val="00435F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5F70"/>
    <w:rPr>
      <w:i/>
      <w:iCs/>
      <w:color w:val="0F4761" w:themeColor="accent1" w:themeShade="BF"/>
    </w:rPr>
  </w:style>
  <w:style w:type="character" w:styleId="IntenseReference">
    <w:name w:val="Intense Reference"/>
    <w:basedOn w:val="DefaultParagraphFont"/>
    <w:uiPriority w:val="32"/>
    <w:qFormat/>
    <w:rsid w:val="00435F70"/>
    <w:rPr>
      <w:b/>
      <w:bCs/>
      <w:smallCaps/>
      <w:color w:val="0F4761" w:themeColor="accent1" w:themeShade="BF"/>
      <w:spacing w:val="5"/>
    </w:rPr>
  </w:style>
  <w:style w:type="character" w:styleId="PlaceholderText">
    <w:name w:val="Placeholder Text"/>
    <w:basedOn w:val="DefaultParagraphFont"/>
    <w:uiPriority w:val="99"/>
    <w:semiHidden/>
    <w:rsid w:val="00212D04"/>
    <w:rPr>
      <w:color w:val="666666"/>
    </w:rPr>
  </w:style>
  <w:style w:type="character" w:styleId="Strong">
    <w:name w:val="Strong"/>
    <w:basedOn w:val="DefaultParagraphFont"/>
    <w:uiPriority w:val="22"/>
    <w:qFormat/>
    <w:rsid w:val="00663567"/>
    <w:rPr>
      <w:b/>
      <w:bCs/>
    </w:rPr>
  </w:style>
  <w:style w:type="character" w:customStyle="1" w:styleId="apple-converted-space">
    <w:name w:val="apple-converted-space"/>
    <w:basedOn w:val="DefaultParagraphFont"/>
    <w:rsid w:val="00663567"/>
  </w:style>
  <w:style w:type="character" w:styleId="Emphasis">
    <w:name w:val="Emphasis"/>
    <w:basedOn w:val="DefaultParagraphFont"/>
    <w:uiPriority w:val="20"/>
    <w:qFormat/>
    <w:rsid w:val="00663567"/>
    <w:rPr>
      <w:i/>
      <w:iCs/>
    </w:rPr>
  </w:style>
  <w:style w:type="character" w:styleId="Hyperlink">
    <w:name w:val="Hyperlink"/>
    <w:basedOn w:val="DefaultParagraphFont"/>
    <w:uiPriority w:val="99"/>
    <w:semiHidden/>
    <w:unhideWhenUsed/>
    <w:rsid w:val="00663567"/>
    <w:rPr>
      <w:color w:val="0000FF"/>
      <w:u w:val="single"/>
    </w:rPr>
  </w:style>
  <w:style w:type="character" w:styleId="HTMLCode">
    <w:name w:val="HTML Code"/>
    <w:basedOn w:val="DefaultParagraphFont"/>
    <w:uiPriority w:val="99"/>
    <w:semiHidden/>
    <w:unhideWhenUsed/>
    <w:rsid w:val="004B38C7"/>
    <w:rPr>
      <w:rFonts w:ascii="Courier New" w:eastAsia="Times New Roman" w:hAnsi="Courier New" w:cs="Courier New"/>
      <w:sz w:val="20"/>
      <w:szCs w:val="20"/>
    </w:rPr>
  </w:style>
  <w:style w:type="table" w:styleId="TableGrid">
    <w:name w:val="Table Grid"/>
    <w:basedOn w:val="TableNormal"/>
    <w:uiPriority w:val="39"/>
    <w:rsid w:val="00C50C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964A67"/>
    <w:pPr>
      <w:spacing w:after="0" w:line="240" w:lineRule="auto"/>
    </w:pPr>
    <w:rPr>
      <w:rFonts w:ascii="Times New Roman" w:eastAsia="Times New Roman" w:hAnsi="Times New Roman" w:cs="Times New Roman"/>
      <w:kern w:val="0"/>
      <w:lang w:eastAsia="en-GB"/>
      <w14:ligatures w14:val="none"/>
    </w:rPr>
  </w:style>
  <w:style w:type="character" w:styleId="LineNumber">
    <w:name w:val="line number"/>
    <w:basedOn w:val="DefaultParagraphFont"/>
    <w:uiPriority w:val="99"/>
    <w:semiHidden/>
    <w:unhideWhenUsed/>
    <w:rsid w:val="00E572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martin.zinkevich.org/rules_of_ml/rules_of_ml.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evelopers.google.com/machine-learning/guides/rules-of-ml"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github.com/pmixer/SASRec.pytorch" TargetMode="External"/><Relationship Id="rId4" Type="http://schemas.openxmlformats.org/officeDocument/2006/relationships/webSettings" Target="webSettings.xml"/><Relationship Id="rId9" Type="http://schemas.openxmlformats.org/officeDocument/2006/relationships/image" Target="media/image5.png"/><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2681</TotalTime>
  <Pages>17</Pages>
  <Words>5963</Words>
  <Characters>33992</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 McKenna</dc:creator>
  <cp:keywords/>
  <dc:description/>
  <cp:lastModifiedBy>Will McKenna</cp:lastModifiedBy>
  <cp:revision>25</cp:revision>
  <dcterms:created xsi:type="dcterms:W3CDTF">2026-08-29T14:55:00Z</dcterms:created>
  <dcterms:modified xsi:type="dcterms:W3CDTF">2026-09-04T15:00:00Z</dcterms:modified>
</cp:coreProperties>
</file>